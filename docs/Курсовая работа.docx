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="Times" w:eastAsiaTheme="minorHAnsi" w:hAnsi="Times" w:cstheme="minorBidi"/>
          <w:b w:val="0"/>
          <w:bCs w:val="0"/>
          <w:color w:val="auto"/>
          <w:sz w:val="24"/>
          <w:szCs w:val="24"/>
          <w:lang w:eastAsia="en-US"/>
        </w:rPr>
        <w:id w:val="-1672558037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AA0AE6" w:rsidRPr="00174345" w:rsidRDefault="00AA0AE6">
          <w:pPr>
            <w:pStyle w:val="a4"/>
            <w:rPr>
              <w:rFonts w:ascii="Times" w:hAnsi="Times"/>
              <w:b w:val="0"/>
              <w:color w:val="auto"/>
            </w:rPr>
          </w:pPr>
          <w:r w:rsidRPr="00174345">
            <w:rPr>
              <w:rFonts w:ascii="Times" w:hAnsi="Times"/>
              <w:b w:val="0"/>
              <w:color w:val="auto"/>
            </w:rPr>
            <w:t>Оглавление</w:t>
          </w:r>
        </w:p>
        <w:p w:rsidR="00271E3F" w:rsidRDefault="00AA0AE6">
          <w:pPr>
            <w:pStyle w:val="11"/>
            <w:tabs>
              <w:tab w:val="right" w:leader="dot" w:pos="9339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ru-RU"/>
            </w:rPr>
          </w:pPr>
          <w:r w:rsidRPr="00174345">
            <w:rPr>
              <w:rFonts w:ascii="Times" w:hAnsi="Times"/>
              <w:b w:val="0"/>
              <w:bCs w:val="0"/>
            </w:rPr>
            <w:fldChar w:fldCharType="begin"/>
          </w:r>
          <w:r w:rsidRPr="00174345">
            <w:rPr>
              <w:rFonts w:ascii="Times" w:hAnsi="Times"/>
              <w:b w:val="0"/>
            </w:rPr>
            <w:instrText>TOC \o "1-3" \h \z \u</w:instrText>
          </w:r>
          <w:r w:rsidRPr="00174345">
            <w:rPr>
              <w:rFonts w:ascii="Times" w:hAnsi="Times"/>
              <w:b w:val="0"/>
              <w:bCs w:val="0"/>
            </w:rPr>
            <w:fldChar w:fldCharType="separate"/>
          </w:r>
          <w:hyperlink w:anchor="_Toc27559472" w:history="1">
            <w:r w:rsidR="00271E3F" w:rsidRPr="00904CEA">
              <w:rPr>
                <w:rStyle w:val="a7"/>
                <w:rFonts w:ascii="Times" w:hAnsi="Times"/>
                <w:noProof/>
              </w:rPr>
              <w:t>Введение</w:t>
            </w:r>
            <w:r w:rsidR="00271E3F">
              <w:rPr>
                <w:noProof/>
                <w:webHidden/>
              </w:rPr>
              <w:tab/>
            </w:r>
            <w:r w:rsidR="00271E3F">
              <w:rPr>
                <w:noProof/>
                <w:webHidden/>
              </w:rPr>
              <w:fldChar w:fldCharType="begin"/>
            </w:r>
            <w:r w:rsidR="00271E3F">
              <w:rPr>
                <w:noProof/>
                <w:webHidden/>
              </w:rPr>
              <w:instrText xml:space="preserve"> PAGEREF _Toc27559472 \h </w:instrText>
            </w:r>
            <w:r w:rsidR="00271E3F">
              <w:rPr>
                <w:noProof/>
                <w:webHidden/>
              </w:rPr>
            </w:r>
            <w:r w:rsidR="00271E3F">
              <w:rPr>
                <w:noProof/>
                <w:webHidden/>
              </w:rPr>
              <w:fldChar w:fldCharType="separate"/>
            </w:r>
            <w:r w:rsidR="00007ABF">
              <w:rPr>
                <w:noProof/>
                <w:webHidden/>
              </w:rPr>
              <w:t>2</w:t>
            </w:r>
            <w:r w:rsidR="00271E3F">
              <w:rPr>
                <w:noProof/>
                <w:webHidden/>
              </w:rPr>
              <w:fldChar w:fldCharType="end"/>
            </w:r>
          </w:hyperlink>
        </w:p>
        <w:p w:rsidR="00271E3F" w:rsidRDefault="00761D54">
          <w:pPr>
            <w:pStyle w:val="11"/>
            <w:tabs>
              <w:tab w:val="right" w:leader="dot" w:pos="9339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27559473" w:history="1">
            <w:r w:rsidR="00271E3F" w:rsidRPr="00904CEA">
              <w:rPr>
                <w:rStyle w:val="a7"/>
                <w:rFonts w:ascii="Times" w:hAnsi="Times"/>
                <w:noProof/>
              </w:rPr>
              <w:t>Теоретическая часть</w:t>
            </w:r>
            <w:r w:rsidR="00271E3F">
              <w:rPr>
                <w:noProof/>
                <w:webHidden/>
              </w:rPr>
              <w:tab/>
            </w:r>
            <w:r w:rsidR="00271E3F">
              <w:rPr>
                <w:noProof/>
                <w:webHidden/>
              </w:rPr>
              <w:fldChar w:fldCharType="begin"/>
            </w:r>
            <w:r w:rsidR="00271E3F">
              <w:rPr>
                <w:noProof/>
                <w:webHidden/>
              </w:rPr>
              <w:instrText xml:space="preserve"> PAGEREF _Toc27559473 \h </w:instrText>
            </w:r>
            <w:r w:rsidR="00271E3F">
              <w:rPr>
                <w:noProof/>
                <w:webHidden/>
              </w:rPr>
            </w:r>
            <w:r w:rsidR="00271E3F">
              <w:rPr>
                <w:noProof/>
                <w:webHidden/>
              </w:rPr>
              <w:fldChar w:fldCharType="separate"/>
            </w:r>
            <w:r w:rsidR="00007ABF">
              <w:rPr>
                <w:noProof/>
                <w:webHidden/>
              </w:rPr>
              <w:t>4</w:t>
            </w:r>
            <w:r w:rsidR="00271E3F">
              <w:rPr>
                <w:noProof/>
                <w:webHidden/>
              </w:rPr>
              <w:fldChar w:fldCharType="end"/>
            </w:r>
          </w:hyperlink>
        </w:p>
        <w:p w:rsidR="00271E3F" w:rsidRDefault="00761D54">
          <w:pPr>
            <w:pStyle w:val="11"/>
            <w:tabs>
              <w:tab w:val="right" w:leader="dot" w:pos="9339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27559474" w:history="1">
            <w:r w:rsidR="00271E3F" w:rsidRPr="00904CEA">
              <w:rPr>
                <w:rStyle w:val="a7"/>
                <w:rFonts w:ascii="Times" w:hAnsi="Times"/>
                <w:noProof/>
              </w:rPr>
              <w:t>Практическая часть</w:t>
            </w:r>
            <w:r w:rsidR="00271E3F">
              <w:rPr>
                <w:noProof/>
                <w:webHidden/>
              </w:rPr>
              <w:tab/>
            </w:r>
            <w:r w:rsidR="00271E3F">
              <w:rPr>
                <w:noProof/>
                <w:webHidden/>
              </w:rPr>
              <w:fldChar w:fldCharType="begin"/>
            </w:r>
            <w:r w:rsidR="00271E3F">
              <w:rPr>
                <w:noProof/>
                <w:webHidden/>
              </w:rPr>
              <w:instrText xml:space="preserve"> PAGEREF _Toc27559474 \h </w:instrText>
            </w:r>
            <w:r w:rsidR="00271E3F">
              <w:rPr>
                <w:noProof/>
                <w:webHidden/>
              </w:rPr>
            </w:r>
            <w:r w:rsidR="00271E3F">
              <w:rPr>
                <w:noProof/>
                <w:webHidden/>
              </w:rPr>
              <w:fldChar w:fldCharType="separate"/>
            </w:r>
            <w:r w:rsidR="00007ABF">
              <w:rPr>
                <w:noProof/>
                <w:webHidden/>
              </w:rPr>
              <w:t>7</w:t>
            </w:r>
            <w:r w:rsidR="00271E3F">
              <w:rPr>
                <w:noProof/>
                <w:webHidden/>
              </w:rPr>
              <w:fldChar w:fldCharType="end"/>
            </w:r>
          </w:hyperlink>
        </w:p>
        <w:p w:rsidR="00271E3F" w:rsidRDefault="00761D54">
          <w:pPr>
            <w:pStyle w:val="11"/>
            <w:tabs>
              <w:tab w:val="right" w:leader="dot" w:pos="9339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27559475" w:history="1">
            <w:r w:rsidR="00271E3F" w:rsidRPr="00904CEA">
              <w:rPr>
                <w:rStyle w:val="a7"/>
                <w:rFonts w:ascii="Times" w:hAnsi="Times"/>
                <w:noProof/>
              </w:rPr>
              <w:t>Заключение</w:t>
            </w:r>
            <w:r w:rsidR="00271E3F">
              <w:rPr>
                <w:noProof/>
                <w:webHidden/>
              </w:rPr>
              <w:tab/>
            </w:r>
            <w:r w:rsidR="00271E3F">
              <w:rPr>
                <w:noProof/>
                <w:webHidden/>
              </w:rPr>
              <w:fldChar w:fldCharType="begin"/>
            </w:r>
            <w:r w:rsidR="00271E3F">
              <w:rPr>
                <w:noProof/>
                <w:webHidden/>
              </w:rPr>
              <w:instrText xml:space="preserve"> PAGEREF _Toc27559475 \h </w:instrText>
            </w:r>
            <w:r w:rsidR="00271E3F">
              <w:rPr>
                <w:noProof/>
                <w:webHidden/>
              </w:rPr>
            </w:r>
            <w:r w:rsidR="00271E3F">
              <w:rPr>
                <w:noProof/>
                <w:webHidden/>
              </w:rPr>
              <w:fldChar w:fldCharType="separate"/>
            </w:r>
            <w:r w:rsidR="00007ABF">
              <w:rPr>
                <w:noProof/>
                <w:webHidden/>
              </w:rPr>
              <w:t>15</w:t>
            </w:r>
            <w:r w:rsidR="00271E3F">
              <w:rPr>
                <w:noProof/>
                <w:webHidden/>
              </w:rPr>
              <w:fldChar w:fldCharType="end"/>
            </w:r>
          </w:hyperlink>
        </w:p>
        <w:p w:rsidR="00271E3F" w:rsidRDefault="00761D54">
          <w:pPr>
            <w:pStyle w:val="11"/>
            <w:tabs>
              <w:tab w:val="right" w:leader="dot" w:pos="9339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27559476" w:history="1">
            <w:r w:rsidR="00271E3F" w:rsidRPr="00904CEA">
              <w:rPr>
                <w:rStyle w:val="a7"/>
                <w:rFonts w:ascii="Times" w:hAnsi="Times"/>
                <w:noProof/>
              </w:rPr>
              <w:t>Список использованной литературы</w:t>
            </w:r>
            <w:r w:rsidR="00271E3F">
              <w:rPr>
                <w:noProof/>
                <w:webHidden/>
              </w:rPr>
              <w:tab/>
            </w:r>
            <w:r w:rsidR="00271E3F">
              <w:rPr>
                <w:noProof/>
                <w:webHidden/>
              </w:rPr>
              <w:fldChar w:fldCharType="begin"/>
            </w:r>
            <w:r w:rsidR="00271E3F">
              <w:rPr>
                <w:noProof/>
                <w:webHidden/>
              </w:rPr>
              <w:instrText xml:space="preserve"> PAGEREF _Toc27559476 \h </w:instrText>
            </w:r>
            <w:r w:rsidR="00271E3F">
              <w:rPr>
                <w:noProof/>
                <w:webHidden/>
              </w:rPr>
            </w:r>
            <w:r w:rsidR="00271E3F">
              <w:rPr>
                <w:noProof/>
                <w:webHidden/>
              </w:rPr>
              <w:fldChar w:fldCharType="separate"/>
            </w:r>
            <w:r w:rsidR="00007ABF">
              <w:rPr>
                <w:noProof/>
                <w:webHidden/>
              </w:rPr>
              <w:t>16</w:t>
            </w:r>
            <w:r w:rsidR="00271E3F">
              <w:rPr>
                <w:noProof/>
                <w:webHidden/>
              </w:rPr>
              <w:fldChar w:fldCharType="end"/>
            </w:r>
          </w:hyperlink>
        </w:p>
        <w:p w:rsidR="00271E3F" w:rsidRDefault="00761D54">
          <w:pPr>
            <w:pStyle w:val="11"/>
            <w:tabs>
              <w:tab w:val="right" w:leader="dot" w:pos="9339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27559477" w:history="1">
            <w:r w:rsidR="00271E3F" w:rsidRPr="00904CEA">
              <w:rPr>
                <w:rStyle w:val="a7"/>
                <w:rFonts w:ascii="Times" w:hAnsi="Times"/>
                <w:noProof/>
              </w:rPr>
              <w:t>Приложение 1</w:t>
            </w:r>
            <w:r w:rsidR="00271E3F">
              <w:rPr>
                <w:noProof/>
                <w:webHidden/>
              </w:rPr>
              <w:tab/>
            </w:r>
            <w:r w:rsidR="00271E3F">
              <w:rPr>
                <w:noProof/>
                <w:webHidden/>
              </w:rPr>
              <w:fldChar w:fldCharType="begin"/>
            </w:r>
            <w:r w:rsidR="00271E3F">
              <w:rPr>
                <w:noProof/>
                <w:webHidden/>
              </w:rPr>
              <w:instrText xml:space="preserve"> PAGEREF _Toc27559477 \h </w:instrText>
            </w:r>
            <w:r w:rsidR="00271E3F">
              <w:rPr>
                <w:noProof/>
                <w:webHidden/>
              </w:rPr>
            </w:r>
            <w:r w:rsidR="00271E3F">
              <w:rPr>
                <w:noProof/>
                <w:webHidden/>
              </w:rPr>
              <w:fldChar w:fldCharType="separate"/>
            </w:r>
            <w:r w:rsidR="00007ABF">
              <w:rPr>
                <w:noProof/>
                <w:webHidden/>
              </w:rPr>
              <w:t>17</w:t>
            </w:r>
            <w:r w:rsidR="00271E3F">
              <w:rPr>
                <w:noProof/>
                <w:webHidden/>
              </w:rPr>
              <w:fldChar w:fldCharType="end"/>
            </w:r>
          </w:hyperlink>
        </w:p>
        <w:p w:rsidR="00AA0AE6" w:rsidRPr="00174345" w:rsidRDefault="00AA0AE6">
          <w:pPr>
            <w:rPr>
              <w:rFonts w:ascii="Times" w:hAnsi="Times"/>
              <w:b/>
              <w:bCs/>
              <w:noProof/>
            </w:rPr>
          </w:pPr>
          <w:r w:rsidRPr="00174345">
            <w:rPr>
              <w:rFonts w:ascii="Times" w:hAnsi="Times"/>
              <w:bCs/>
              <w:noProof/>
            </w:rPr>
            <w:fldChar w:fldCharType="end"/>
          </w:r>
        </w:p>
        <w:p w:rsidR="00AA0AE6" w:rsidRPr="00174345" w:rsidRDefault="00AA0AE6">
          <w:pPr>
            <w:rPr>
              <w:rFonts w:ascii="Times" w:hAnsi="Times"/>
              <w:noProof/>
            </w:rPr>
          </w:pPr>
          <w:r w:rsidRPr="00174345">
            <w:rPr>
              <w:rFonts w:ascii="Times" w:hAnsi="Times"/>
              <w:noProof/>
            </w:rPr>
            <w:br w:type="page"/>
          </w:r>
        </w:p>
      </w:sdtContent>
    </w:sdt>
    <w:p w:rsidR="00732BB8" w:rsidRPr="00174345" w:rsidRDefault="00A63DA7" w:rsidP="00174345">
      <w:pPr>
        <w:pStyle w:val="1"/>
        <w:jc w:val="center"/>
        <w:rPr>
          <w:rFonts w:ascii="Times" w:hAnsi="Times"/>
          <w:color w:val="auto"/>
        </w:rPr>
      </w:pPr>
      <w:bookmarkStart w:id="0" w:name="_Toc27559472"/>
      <w:r w:rsidRPr="00174345">
        <w:rPr>
          <w:rFonts w:ascii="Times" w:hAnsi="Times"/>
          <w:color w:val="auto"/>
        </w:rPr>
        <w:lastRenderedPageBreak/>
        <w:t>Введение</w:t>
      </w:r>
      <w:bookmarkEnd w:id="0"/>
    </w:p>
    <w:p w:rsidR="009800ED" w:rsidRPr="009800ED" w:rsidRDefault="009800ED" w:rsidP="00653F01">
      <w:pPr>
        <w:spacing w:line="360" w:lineRule="auto"/>
        <w:jc w:val="center"/>
        <w:rPr>
          <w:rFonts w:ascii="Times" w:hAnsi="Times"/>
          <w:b/>
          <w:sz w:val="28"/>
          <w:szCs w:val="28"/>
        </w:rPr>
      </w:pPr>
    </w:p>
    <w:p w:rsidR="00A63DA7" w:rsidRDefault="0073725F" w:rsidP="00653F01">
      <w:pPr>
        <w:spacing w:line="360" w:lineRule="auto"/>
        <w:ind w:firstLine="708"/>
        <w:jc w:val="both"/>
        <w:rPr>
          <w:rFonts w:ascii="Times" w:hAnsi="Times" w:cs="Times New Roman"/>
          <w:sz w:val="28"/>
          <w:szCs w:val="28"/>
        </w:rPr>
      </w:pPr>
      <w:r w:rsidRPr="0073725F">
        <w:rPr>
          <w:rFonts w:ascii="Times" w:hAnsi="Times"/>
          <w:sz w:val="28"/>
          <w:szCs w:val="28"/>
        </w:rPr>
        <w:t>Динамические процессы, происходящие в экономических системах, чаще всего проявляются в виде ряда последовательно расположенных в хронологическом порядке значений того или иного показателя, который в своих изменениях отражает ход развития изучаемого явления в экономике.</w:t>
      </w:r>
      <w:r>
        <w:rPr>
          <w:rFonts w:ascii="Times" w:hAnsi="Times"/>
          <w:sz w:val="28"/>
          <w:szCs w:val="28"/>
        </w:rPr>
        <w:t xml:space="preserve"> Такие данные </w:t>
      </w:r>
      <w:r w:rsidR="00653F01">
        <w:rPr>
          <w:rFonts w:ascii="Times" w:hAnsi="Times"/>
          <w:sz w:val="28"/>
          <w:szCs w:val="28"/>
        </w:rPr>
        <w:t>относятся к недетерминированным</w:t>
      </w:r>
      <w:r w:rsidR="00E46094" w:rsidRPr="0079057F">
        <w:rPr>
          <w:rFonts w:ascii="Times" w:hAnsi="Times"/>
          <w:sz w:val="28"/>
          <w:szCs w:val="28"/>
        </w:rPr>
        <w:t>, т.е. случайным</w:t>
      </w:r>
      <w:r w:rsidR="00653F01" w:rsidRPr="0079057F">
        <w:rPr>
          <w:rFonts w:ascii="Times" w:hAnsi="Times"/>
          <w:sz w:val="28"/>
          <w:szCs w:val="28"/>
        </w:rPr>
        <w:t xml:space="preserve"> процесса</w:t>
      </w:r>
      <w:r w:rsidR="00E46094" w:rsidRPr="0079057F">
        <w:rPr>
          <w:rFonts w:ascii="Times" w:hAnsi="Times"/>
          <w:sz w:val="28"/>
          <w:szCs w:val="28"/>
        </w:rPr>
        <w:t>м</w:t>
      </w:r>
      <w:r w:rsidR="00653F01" w:rsidRPr="0079057F">
        <w:rPr>
          <w:rFonts w:ascii="Times" w:hAnsi="Times"/>
          <w:sz w:val="28"/>
          <w:szCs w:val="28"/>
        </w:rPr>
        <w:t>.</w:t>
      </w:r>
      <w:r w:rsidR="00653F01" w:rsidRPr="0079057F">
        <w:rPr>
          <w:rFonts w:ascii="Times" w:hAnsi="Times"/>
          <w:strike/>
          <w:sz w:val="28"/>
          <w:szCs w:val="28"/>
        </w:rPr>
        <w:t xml:space="preserve"> </w:t>
      </w:r>
      <w:r w:rsidR="00E46094" w:rsidRPr="0079057F">
        <w:rPr>
          <w:rFonts w:ascii="Times" w:hAnsi="Times"/>
          <w:sz w:val="28"/>
          <w:szCs w:val="28"/>
        </w:rPr>
        <w:t>Случайный</w:t>
      </w:r>
      <w:r w:rsidR="00653F01" w:rsidRPr="0079057F">
        <w:rPr>
          <w:rFonts w:ascii="Times" w:hAnsi="Times"/>
          <w:sz w:val="28"/>
          <w:szCs w:val="28"/>
        </w:rPr>
        <w:t xml:space="preserve"> </w:t>
      </w:r>
      <w:r w:rsidR="00653F01" w:rsidRPr="0079057F">
        <w:rPr>
          <w:rFonts w:ascii="Times" w:hAnsi="Times" w:cs="Times New Roman"/>
          <w:sz w:val="28"/>
          <w:szCs w:val="28"/>
        </w:rPr>
        <w:t>процесс невозможно описать во всех деталях, нево</w:t>
      </w:r>
      <w:r w:rsidR="00653F01" w:rsidRPr="00653F01">
        <w:rPr>
          <w:rFonts w:ascii="Times" w:hAnsi="Times" w:cs="Times New Roman"/>
          <w:sz w:val="28"/>
          <w:szCs w:val="28"/>
        </w:rPr>
        <w:t>зможно с заданной точностью предсказать его значения в будущий момент времени</w:t>
      </w:r>
      <w:r w:rsidR="00653F01">
        <w:rPr>
          <w:rFonts w:ascii="Times" w:hAnsi="Times" w:cs="Times New Roman"/>
          <w:sz w:val="28"/>
          <w:szCs w:val="28"/>
        </w:rPr>
        <w:t xml:space="preserve">. </w:t>
      </w:r>
    </w:p>
    <w:p w:rsidR="00653F01" w:rsidRPr="00AA0AE6" w:rsidRDefault="00653F01" w:rsidP="009800ED">
      <w:pPr>
        <w:spacing w:line="360" w:lineRule="auto"/>
        <w:ind w:firstLine="708"/>
        <w:jc w:val="both"/>
        <w:rPr>
          <w:rFonts w:ascii="Times" w:hAnsi="Times" w:cs="Times New Roman"/>
          <w:sz w:val="28"/>
          <w:szCs w:val="28"/>
        </w:rPr>
      </w:pPr>
      <w:r>
        <w:rPr>
          <w:rFonts w:ascii="Times" w:hAnsi="Times" w:cs="Times New Roman"/>
          <w:sz w:val="28"/>
          <w:szCs w:val="28"/>
        </w:rPr>
        <w:t>При обработке и анализе экономических данных стараются выделить зависимости или взаимную корреляцию с экономическими индексами и акциями, а также моделирование данных с помощью математических функци</w:t>
      </w:r>
      <w:r w:rsidR="00E46094">
        <w:rPr>
          <w:rFonts w:ascii="Times" w:hAnsi="Times" w:cs="Times New Roman"/>
          <w:sz w:val="28"/>
          <w:szCs w:val="28"/>
        </w:rPr>
        <w:t>й</w:t>
      </w:r>
      <w:r>
        <w:rPr>
          <w:rFonts w:ascii="Times" w:hAnsi="Times" w:cs="Times New Roman"/>
          <w:sz w:val="28"/>
          <w:szCs w:val="28"/>
        </w:rPr>
        <w:t xml:space="preserve"> на определенном промежутке. </w:t>
      </w:r>
      <w:r w:rsidR="009800ED">
        <w:rPr>
          <w:rFonts w:ascii="Times" w:hAnsi="Times" w:cs="Times New Roman"/>
          <w:sz w:val="28"/>
          <w:szCs w:val="28"/>
        </w:rPr>
        <w:t>В</w:t>
      </w:r>
      <w:r w:rsidR="009800ED" w:rsidRPr="009800ED">
        <w:rPr>
          <w:rFonts w:ascii="Times" w:hAnsi="Times" w:cs="Times New Roman"/>
          <w:sz w:val="28"/>
          <w:szCs w:val="28"/>
        </w:rPr>
        <w:t>ременной ряд экономических показателей можно разложить на четыре структурно образующих элемента:</w:t>
      </w:r>
      <w:r w:rsidR="009800ED">
        <w:rPr>
          <w:rFonts w:ascii="Times" w:hAnsi="Times" w:cs="Times New Roman"/>
          <w:sz w:val="28"/>
          <w:szCs w:val="28"/>
        </w:rPr>
        <w:t xml:space="preserve"> </w:t>
      </w:r>
      <w:r w:rsidR="009800ED" w:rsidRPr="009800ED">
        <w:rPr>
          <w:rFonts w:ascii="Times" w:hAnsi="Times" w:cs="Times New Roman"/>
          <w:sz w:val="28"/>
          <w:szCs w:val="28"/>
        </w:rPr>
        <w:t>тренд, сезонная компонента, циклическая компонента</w:t>
      </w:r>
      <w:r w:rsidR="009800ED">
        <w:rPr>
          <w:rFonts w:ascii="Times" w:hAnsi="Times" w:cs="Times New Roman"/>
          <w:sz w:val="28"/>
          <w:szCs w:val="28"/>
        </w:rPr>
        <w:t xml:space="preserve"> и </w:t>
      </w:r>
      <w:r w:rsidR="009800ED" w:rsidRPr="009800ED">
        <w:rPr>
          <w:rFonts w:ascii="Times" w:hAnsi="Times" w:cs="Times New Roman"/>
          <w:sz w:val="28"/>
          <w:szCs w:val="28"/>
        </w:rPr>
        <w:t>случайная компонента</w:t>
      </w:r>
      <w:r w:rsidR="009800ED">
        <w:rPr>
          <w:rFonts w:ascii="Times" w:hAnsi="Times" w:cs="Times New Roman"/>
          <w:sz w:val="28"/>
          <w:szCs w:val="28"/>
        </w:rPr>
        <w:t xml:space="preserve">. </w:t>
      </w:r>
      <w:r w:rsidR="009800ED" w:rsidRPr="009800ED">
        <w:rPr>
          <w:rFonts w:ascii="Times" w:hAnsi="Times" w:cs="Times New Roman"/>
          <w:sz w:val="28"/>
          <w:szCs w:val="28"/>
        </w:rPr>
        <w:t>Под трендом</w:t>
      </w:r>
      <w:r w:rsidR="009800ED">
        <w:rPr>
          <w:rFonts w:ascii="Times" w:hAnsi="Times" w:cs="Times New Roman"/>
          <w:sz w:val="28"/>
          <w:szCs w:val="28"/>
        </w:rPr>
        <w:t xml:space="preserve"> </w:t>
      </w:r>
      <w:r w:rsidR="009800ED" w:rsidRPr="009800ED">
        <w:rPr>
          <w:rFonts w:ascii="Times" w:hAnsi="Times" w:cs="Times New Roman"/>
          <w:sz w:val="28"/>
          <w:szCs w:val="28"/>
        </w:rPr>
        <w:t>понимается устойчивое систематическое изменение процесса в течение продолжительного времени.</w:t>
      </w:r>
      <w:r w:rsidR="000F1A3A">
        <w:rPr>
          <w:rFonts w:ascii="Times" w:hAnsi="Times" w:cs="Times New Roman"/>
          <w:sz w:val="28"/>
          <w:szCs w:val="28"/>
        </w:rPr>
        <w:t xml:space="preserve"> </w:t>
      </w:r>
      <w:r w:rsidR="000F1A3A" w:rsidRPr="000F1A3A">
        <w:rPr>
          <w:rFonts w:ascii="Times" w:hAnsi="Times" w:cs="Times New Roman"/>
          <w:sz w:val="28"/>
          <w:szCs w:val="28"/>
        </w:rPr>
        <w:t>Тренд, сезонная и циклическая компоненты называются регулярными, или систематическими, компонентами временного ряда.</w:t>
      </w:r>
    </w:p>
    <w:p w:rsidR="00F94D06" w:rsidRDefault="002E205C" w:rsidP="00F94D06">
      <w:pPr>
        <w:spacing w:line="360" w:lineRule="auto"/>
        <w:ind w:firstLine="708"/>
        <w:jc w:val="both"/>
        <w:rPr>
          <w:rFonts w:ascii="Times" w:hAnsi="Times" w:cs="Times New Roman"/>
          <w:sz w:val="28"/>
          <w:szCs w:val="28"/>
        </w:rPr>
      </w:pPr>
      <w:r>
        <w:rPr>
          <w:rFonts w:ascii="Times" w:hAnsi="Times" w:cs="Times New Roman"/>
          <w:sz w:val="28"/>
          <w:szCs w:val="28"/>
        </w:rPr>
        <w:t>В данной работе предлагается проанализировать экономический временной ряд фондового рынка Российской Федерации. В качестве экономического временного ряда выбран индекс РТС.</w:t>
      </w:r>
      <w:r w:rsidR="00F94D06">
        <w:rPr>
          <w:rFonts w:ascii="Times" w:hAnsi="Times" w:cs="Times New Roman"/>
          <w:sz w:val="28"/>
          <w:szCs w:val="28"/>
        </w:rPr>
        <w:t xml:space="preserve"> Для моделирования данных предлагается использовать геометрическое броуновское движение (</w:t>
      </w:r>
      <w:r w:rsidR="00F94D06">
        <w:rPr>
          <w:rFonts w:ascii="Times" w:hAnsi="Times" w:cs="Times New Roman"/>
          <w:sz w:val="28"/>
          <w:szCs w:val="28"/>
          <w:lang w:val="en-US"/>
        </w:rPr>
        <w:t>GBM</w:t>
      </w:r>
      <w:r w:rsidR="00F94D06">
        <w:rPr>
          <w:rFonts w:ascii="Times" w:hAnsi="Times" w:cs="Times New Roman"/>
          <w:sz w:val="28"/>
          <w:szCs w:val="28"/>
        </w:rPr>
        <w:t xml:space="preserve">). </w:t>
      </w:r>
      <w:r w:rsidR="00F94D06" w:rsidRPr="00F94D06">
        <w:rPr>
          <w:rFonts w:ascii="Times" w:hAnsi="Times" w:cs="Times New Roman"/>
          <w:sz w:val="28"/>
          <w:szCs w:val="28"/>
        </w:rPr>
        <w:t xml:space="preserve">GBM применяется в целях моделирования ценообразования на финансовых рынках и используется преимущественно в моделях ценообразования опционов, так как GBM может принимать любые положительные значения. GBM является разумным приближением к реальной динамике цен акций, не учитывающем, однако, редкие события </w:t>
      </w:r>
      <w:r w:rsidR="00F94D06">
        <w:rPr>
          <w:rFonts w:ascii="Times" w:hAnsi="Times" w:cs="Times New Roman"/>
          <w:sz w:val="28"/>
          <w:szCs w:val="28"/>
        </w:rPr>
        <w:t xml:space="preserve">- </w:t>
      </w:r>
      <w:r w:rsidR="00F94D06" w:rsidRPr="00F94D06">
        <w:rPr>
          <w:rFonts w:ascii="Times" w:hAnsi="Times" w:cs="Times New Roman"/>
          <w:sz w:val="28"/>
          <w:szCs w:val="28"/>
        </w:rPr>
        <w:t>выбросы.</w:t>
      </w:r>
    </w:p>
    <w:p w:rsidR="00F94D06" w:rsidRDefault="00F94D06" w:rsidP="00F94D06">
      <w:pPr>
        <w:spacing w:line="360" w:lineRule="auto"/>
        <w:ind w:firstLine="708"/>
        <w:jc w:val="both"/>
        <w:rPr>
          <w:rFonts w:ascii="Times" w:hAnsi="Times" w:cs="Times New Roman"/>
          <w:sz w:val="28"/>
          <w:szCs w:val="28"/>
        </w:rPr>
      </w:pPr>
      <w:r>
        <w:rPr>
          <w:rFonts w:ascii="Times" w:hAnsi="Times" w:cs="Times New Roman"/>
          <w:sz w:val="28"/>
          <w:szCs w:val="28"/>
        </w:rPr>
        <w:t xml:space="preserve">В результате анализа экономического ряда предлагается оценить взаимную корреляцию индекса РТС с акциями российских компаний с </w:t>
      </w:r>
      <w:r>
        <w:rPr>
          <w:rFonts w:ascii="Times" w:hAnsi="Times" w:cs="Times New Roman"/>
          <w:sz w:val="28"/>
          <w:szCs w:val="28"/>
        </w:rPr>
        <w:lastRenderedPageBreak/>
        <w:t>аналогичный период. Предполагается, что данные будут иметь схожие результаты.</w:t>
      </w:r>
    </w:p>
    <w:p w:rsidR="00F94D06" w:rsidRDefault="00F94D06" w:rsidP="00F94D06">
      <w:pPr>
        <w:spacing w:line="360" w:lineRule="auto"/>
        <w:ind w:firstLine="708"/>
        <w:jc w:val="both"/>
        <w:rPr>
          <w:rFonts w:ascii="Times" w:hAnsi="Times" w:cs="Times New Roman"/>
          <w:sz w:val="28"/>
          <w:szCs w:val="28"/>
        </w:rPr>
      </w:pPr>
      <w:r>
        <w:rPr>
          <w:rFonts w:ascii="Times" w:hAnsi="Times" w:cs="Times New Roman"/>
          <w:sz w:val="28"/>
          <w:szCs w:val="28"/>
        </w:rPr>
        <w:t>Цель работы: обработать и проанализировать экономический временной ряд фондового рынка России.</w:t>
      </w:r>
    </w:p>
    <w:p w:rsidR="00F94D06" w:rsidRDefault="00F94D06" w:rsidP="00F94D06">
      <w:pPr>
        <w:spacing w:line="360" w:lineRule="auto"/>
        <w:ind w:firstLine="708"/>
        <w:jc w:val="both"/>
        <w:rPr>
          <w:rFonts w:ascii="Times" w:hAnsi="Times" w:cs="Times New Roman"/>
          <w:sz w:val="28"/>
          <w:szCs w:val="28"/>
        </w:rPr>
      </w:pPr>
      <w:r>
        <w:rPr>
          <w:rFonts w:ascii="Times" w:hAnsi="Times" w:cs="Times New Roman"/>
          <w:sz w:val="28"/>
          <w:szCs w:val="28"/>
        </w:rPr>
        <w:t>Задачи:</w:t>
      </w:r>
    </w:p>
    <w:p w:rsidR="00F94D06" w:rsidRDefault="00F94D06" w:rsidP="00F94D06">
      <w:pPr>
        <w:pStyle w:val="a3"/>
        <w:numPr>
          <w:ilvl w:val="0"/>
          <w:numId w:val="1"/>
        </w:numPr>
        <w:spacing w:line="360" w:lineRule="auto"/>
        <w:jc w:val="both"/>
        <w:rPr>
          <w:rFonts w:ascii="Times" w:hAnsi="Times" w:cs="Times New Roman"/>
          <w:sz w:val="28"/>
          <w:szCs w:val="28"/>
        </w:rPr>
      </w:pPr>
      <w:r>
        <w:rPr>
          <w:rFonts w:ascii="Times" w:hAnsi="Times" w:cs="Times New Roman"/>
          <w:sz w:val="28"/>
          <w:szCs w:val="28"/>
        </w:rPr>
        <w:t>Выбрать, подготовить и визуализировать данные</w:t>
      </w:r>
      <w:r w:rsidR="009473F7">
        <w:rPr>
          <w:rFonts w:ascii="Times" w:hAnsi="Times" w:cs="Times New Roman"/>
          <w:sz w:val="28"/>
          <w:szCs w:val="28"/>
        </w:rPr>
        <w:t>;</w:t>
      </w:r>
    </w:p>
    <w:p w:rsidR="00F94D06" w:rsidRDefault="00F94D06" w:rsidP="00F94D06">
      <w:pPr>
        <w:pStyle w:val="a3"/>
        <w:numPr>
          <w:ilvl w:val="0"/>
          <w:numId w:val="1"/>
        </w:numPr>
        <w:spacing w:line="360" w:lineRule="auto"/>
        <w:jc w:val="both"/>
        <w:rPr>
          <w:rFonts w:ascii="Times" w:hAnsi="Times" w:cs="Times New Roman"/>
          <w:sz w:val="28"/>
          <w:szCs w:val="28"/>
        </w:rPr>
      </w:pPr>
      <w:r w:rsidRPr="00F94D06">
        <w:rPr>
          <w:rFonts w:ascii="Times" w:hAnsi="Times" w:cs="Times New Roman"/>
          <w:sz w:val="28"/>
          <w:szCs w:val="28"/>
        </w:rPr>
        <w:t xml:space="preserve"> </w:t>
      </w:r>
      <w:r>
        <w:rPr>
          <w:rFonts w:ascii="Times" w:hAnsi="Times" w:cs="Times New Roman"/>
          <w:sz w:val="28"/>
          <w:szCs w:val="28"/>
        </w:rPr>
        <w:t>Выделить</w:t>
      </w:r>
      <w:r w:rsidR="009800ED">
        <w:rPr>
          <w:rFonts w:ascii="Times" w:hAnsi="Times" w:cs="Times New Roman"/>
          <w:sz w:val="28"/>
          <w:szCs w:val="28"/>
        </w:rPr>
        <w:t xml:space="preserve"> тренды</w:t>
      </w:r>
      <w:r w:rsidR="009473F7">
        <w:rPr>
          <w:rFonts w:ascii="Times" w:hAnsi="Times" w:cs="Times New Roman"/>
          <w:sz w:val="28"/>
          <w:szCs w:val="28"/>
        </w:rPr>
        <w:t>;</w:t>
      </w:r>
    </w:p>
    <w:p w:rsidR="009800ED" w:rsidRDefault="009800ED" w:rsidP="00F94D06">
      <w:pPr>
        <w:pStyle w:val="a3"/>
        <w:numPr>
          <w:ilvl w:val="0"/>
          <w:numId w:val="1"/>
        </w:numPr>
        <w:spacing w:line="360" w:lineRule="auto"/>
        <w:jc w:val="both"/>
        <w:rPr>
          <w:rFonts w:ascii="Times" w:hAnsi="Times" w:cs="Times New Roman"/>
          <w:sz w:val="28"/>
          <w:szCs w:val="28"/>
        </w:rPr>
      </w:pPr>
      <w:r>
        <w:rPr>
          <w:rFonts w:ascii="Times" w:hAnsi="Times" w:cs="Times New Roman"/>
          <w:sz w:val="28"/>
          <w:szCs w:val="28"/>
        </w:rPr>
        <w:t>Смоделировать данные с помощью геометрического броуновского движения</w:t>
      </w:r>
      <w:r w:rsidR="009473F7">
        <w:rPr>
          <w:rFonts w:ascii="Times" w:hAnsi="Times" w:cs="Times New Roman"/>
          <w:sz w:val="28"/>
          <w:szCs w:val="28"/>
        </w:rPr>
        <w:t>;</w:t>
      </w:r>
    </w:p>
    <w:p w:rsidR="009800ED" w:rsidRDefault="009800ED" w:rsidP="00F94D06">
      <w:pPr>
        <w:pStyle w:val="a3"/>
        <w:numPr>
          <w:ilvl w:val="0"/>
          <w:numId w:val="1"/>
        </w:numPr>
        <w:spacing w:line="360" w:lineRule="auto"/>
        <w:jc w:val="both"/>
        <w:rPr>
          <w:rFonts w:ascii="Times" w:hAnsi="Times" w:cs="Times New Roman"/>
          <w:sz w:val="28"/>
          <w:szCs w:val="28"/>
        </w:rPr>
      </w:pPr>
      <w:r>
        <w:rPr>
          <w:rFonts w:ascii="Times" w:hAnsi="Times" w:cs="Times New Roman"/>
          <w:sz w:val="28"/>
          <w:szCs w:val="28"/>
        </w:rPr>
        <w:t>Посчитать статистические характеристики для данных</w:t>
      </w:r>
      <w:r w:rsidR="009473F7">
        <w:rPr>
          <w:rFonts w:ascii="Times" w:hAnsi="Times" w:cs="Times New Roman"/>
          <w:sz w:val="28"/>
          <w:szCs w:val="28"/>
        </w:rPr>
        <w:t>;</w:t>
      </w:r>
    </w:p>
    <w:p w:rsidR="009800ED" w:rsidRDefault="009800ED" w:rsidP="00F94D06">
      <w:pPr>
        <w:pStyle w:val="a3"/>
        <w:numPr>
          <w:ilvl w:val="0"/>
          <w:numId w:val="1"/>
        </w:numPr>
        <w:spacing w:line="360" w:lineRule="auto"/>
        <w:jc w:val="both"/>
        <w:rPr>
          <w:rFonts w:ascii="Times" w:hAnsi="Times" w:cs="Times New Roman"/>
          <w:sz w:val="28"/>
          <w:szCs w:val="28"/>
        </w:rPr>
      </w:pPr>
      <w:r>
        <w:rPr>
          <w:rFonts w:ascii="Times" w:hAnsi="Times" w:cs="Times New Roman"/>
          <w:sz w:val="28"/>
          <w:szCs w:val="28"/>
        </w:rPr>
        <w:t>Оценить полученные результаты</w:t>
      </w:r>
      <w:r w:rsidR="009473F7">
        <w:rPr>
          <w:rFonts w:ascii="Times" w:hAnsi="Times" w:cs="Times New Roman"/>
          <w:sz w:val="28"/>
          <w:szCs w:val="28"/>
        </w:rPr>
        <w:t>;</w:t>
      </w:r>
    </w:p>
    <w:p w:rsidR="00AA0AE6" w:rsidRDefault="009800ED" w:rsidP="00F94D06">
      <w:pPr>
        <w:pStyle w:val="a3"/>
        <w:numPr>
          <w:ilvl w:val="0"/>
          <w:numId w:val="1"/>
        </w:numPr>
        <w:spacing w:line="360" w:lineRule="auto"/>
        <w:jc w:val="both"/>
        <w:rPr>
          <w:rFonts w:ascii="Times" w:hAnsi="Times" w:cs="Times New Roman"/>
          <w:sz w:val="28"/>
          <w:szCs w:val="28"/>
        </w:rPr>
      </w:pPr>
      <w:r>
        <w:rPr>
          <w:rFonts w:ascii="Times" w:hAnsi="Times" w:cs="Times New Roman"/>
          <w:sz w:val="28"/>
          <w:szCs w:val="28"/>
        </w:rPr>
        <w:t xml:space="preserve">Оценить взаимную корреляцию между </w:t>
      </w:r>
      <w:r w:rsidR="009473F7">
        <w:rPr>
          <w:rFonts w:ascii="Times" w:hAnsi="Times" w:cs="Times New Roman"/>
          <w:sz w:val="28"/>
          <w:szCs w:val="28"/>
        </w:rPr>
        <w:t>исходными данными</w:t>
      </w:r>
      <w:r>
        <w:rPr>
          <w:rFonts w:ascii="Times" w:hAnsi="Times" w:cs="Times New Roman"/>
          <w:sz w:val="28"/>
          <w:szCs w:val="28"/>
        </w:rPr>
        <w:t xml:space="preserve"> и </w:t>
      </w:r>
      <w:r w:rsidR="009473F7">
        <w:rPr>
          <w:rFonts w:ascii="Times" w:hAnsi="Times" w:cs="Times New Roman"/>
          <w:sz w:val="28"/>
          <w:szCs w:val="28"/>
        </w:rPr>
        <w:t>смоделированными.</w:t>
      </w:r>
    </w:p>
    <w:p w:rsidR="00AA0AE6" w:rsidRDefault="00AA0AE6">
      <w:pPr>
        <w:rPr>
          <w:rFonts w:ascii="Times" w:hAnsi="Times" w:cs="Times New Roman"/>
          <w:sz w:val="28"/>
          <w:szCs w:val="28"/>
        </w:rPr>
      </w:pPr>
      <w:r>
        <w:rPr>
          <w:rFonts w:ascii="Times" w:hAnsi="Times" w:cs="Times New Roman"/>
          <w:sz w:val="28"/>
          <w:szCs w:val="28"/>
        </w:rPr>
        <w:br w:type="page"/>
      </w:r>
    </w:p>
    <w:p w:rsidR="009800ED" w:rsidRDefault="00AA0AE6" w:rsidP="00174345">
      <w:pPr>
        <w:pStyle w:val="1"/>
        <w:jc w:val="center"/>
        <w:rPr>
          <w:rFonts w:ascii="Times" w:hAnsi="Times"/>
          <w:color w:val="auto"/>
        </w:rPr>
      </w:pPr>
      <w:bookmarkStart w:id="1" w:name="_Toc27559473"/>
      <w:r w:rsidRPr="00174345">
        <w:rPr>
          <w:rFonts w:ascii="Times" w:hAnsi="Times"/>
          <w:color w:val="auto"/>
        </w:rPr>
        <w:lastRenderedPageBreak/>
        <w:t>Теоретическая часть</w:t>
      </w:r>
      <w:bookmarkEnd w:id="1"/>
    </w:p>
    <w:p w:rsidR="00174345" w:rsidRPr="00174345" w:rsidRDefault="00174345" w:rsidP="00174345"/>
    <w:p w:rsidR="00174345" w:rsidRDefault="00174345" w:rsidP="00181634">
      <w:pPr>
        <w:spacing w:line="360" w:lineRule="auto"/>
        <w:ind w:firstLine="708"/>
        <w:jc w:val="both"/>
        <w:rPr>
          <w:rFonts w:ascii="Times" w:hAnsi="Times" w:cs="Times New Roman"/>
          <w:sz w:val="28"/>
          <w:szCs w:val="28"/>
        </w:rPr>
      </w:pPr>
      <w:r w:rsidRPr="00174345">
        <w:rPr>
          <w:rFonts w:ascii="Times" w:hAnsi="Times" w:cs="Times New Roman"/>
          <w:sz w:val="28"/>
          <w:szCs w:val="28"/>
        </w:rPr>
        <w:t>Для анализа были выбраны данные, представляющие российский фондовый рынок за 3 года (с 12.12. 2016 по 10.12.2019)</w:t>
      </w:r>
      <w:r>
        <w:rPr>
          <w:rFonts w:ascii="Times" w:hAnsi="Times" w:cs="Times New Roman"/>
          <w:sz w:val="28"/>
          <w:szCs w:val="28"/>
        </w:rPr>
        <w:t xml:space="preserve">: индекс РТС, </w:t>
      </w:r>
      <w:r w:rsidR="00E5211B">
        <w:rPr>
          <w:rFonts w:ascii="Times" w:hAnsi="Times" w:cs="Times New Roman"/>
          <w:sz w:val="28"/>
          <w:szCs w:val="28"/>
        </w:rPr>
        <w:t>акции Сбербанка, Газпрома</w:t>
      </w:r>
      <w:r w:rsidR="003552A7">
        <w:rPr>
          <w:rFonts w:ascii="Times" w:hAnsi="Times" w:cs="Times New Roman"/>
          <w:sz w:val="28"/>
          <w:szCs w:val="28"/>
        </w:rPr>
        <w:t xml:space="preserve"> и ВТБ. </w:t>
      </w:r>
    </w:p>
    <w:p w:rsidR="00F81F82" w:rsidRDefault="00181634" w:rsidP="00181634">
      <w:pPr>
        <w:spacing w:line="360" w:lineRule="auto"/>
        <w:ind w:firstLine="708"/>
        <w:jc w:val="both"/>
        <w:rPr>
          <w:rFonts w:ascii="Times" w:hAnsi="Times" w:cs="Times New Roman"/>
          <w:sz w:val="28"/>
          <w:szCs w:val="28"/>
        </w:rPr>
      </w:pPr>
      <w:r w:rsidRPr="00181634">
        <w:rPr>
          <w:rFonts w:ascii="Times" w:hAnsi="Times" w:cs="Times New Roman"/>
          <w:sz w:val="28"/>
          <w:szCs w:val="28"/>
        </w:rPr>
        <w:t>Индекс РТС (RTS) - старейший фондовый индекс России, расчет которого начался 1 сентября 1995 года со значения в 100 пунктов. Представляет собой ценовой взвешенный по рыночной капитализации (</w:t>
      </w:r>
      <w:proofErr w:type="spellStart"/>
      <w:r w:rsidRPr="00181634">
        <w:rPr>
          <w:rFonts w:ascii="Times" w:hAnsi="Times" w:cs="Times New Roman"/>
          <w:sz w:val="28"/>
          <w:szCs w:val="28"/>
        </w:rPr>
        <w:t>free-float</w:t>
      </w:r>
      <w:proofErr w:type="spellEnd"/>
      <w:r w:rsidRPr="00181634">
        <w:rPr>
          <w:rFonts w:ascii="Times" w:hAnsi="Times" w:cs="Times New Roman"/>
          <w:sz w:val="28"/>
          <w:szCs w:val="28"/>
        </w:rPr>
        <w:t>) композитный индекс российского фондового рынка, включающий наиболее ликвидные акции крупнейших и динамично развивающихся российских компаний. Расчет индекса производится на основе цен акций, выраженных в долларах США.</w:t>
      </w:r>
    </w:p>
    <w:p w:rsidR="00181634" w:rsidRDefault="00181634" w:rsidP="00181634">
      <w:pPr>
        <w:spacing w:line="360" w:lineRule="auto"/>
        <w:ind w:firstLine="708"/>
        <w:jc w:val="both"/>
        <w:rPr>
          <w:rFonts w:ascii="Times" w:hAnsi="Times" w:cs="Times New Roman"/>
          <w:sz w:val="28"/>
          <w:szCs w:val="28"/>
        </w:rPr>
      </w:pPr>
      <w:r w:rsidRPr="00181634">
        <w:rPr>
          <w:rFonts w:ascii="Times" w:hAnsi="Times" w:cs="Times New Roman"/>
          <w:sz w:val="28"/>
          <w:szCs w:val="28"/>
        </w:rPr>
        <w:t>Публичное акционерное общество Сбербанк — российский финансовый конгломерат, крупнейший транснациональный и универсальный банк России, Центральной и Восточной Европы. Контролируется Центральным банком Российской Федерации, которому принадлежит 50 % уставного капитала плюс одна голосующая акция</w:t>
      </w:r>
      <w:r>
        <w:rPr>
          <w:rFonts w:ascii="Times" w:hAnsi="Times" w:cs="Times New Roman"/>
          <w:sz w:val="28"/>
          <w:szCs w:val="28"/>
        </w:rPr>
        <w:t>.</w:t>
      </w:r>
    </w:p>
    <w:p w:rsidR="00181634" w:rsidRDefault="00181634" w:rsidP="00181634">
      <w:pPr>
        <w:spacing w:line="360" w:lineRule="auto"/>
        <w:ind w:firstLine="708"/>
        <w:jc w:val="both"/>
        <w:rPr>
          <w:rFonts w:ascii="Times" w:hAnsi="Times" w:cs="Times New Roman"/>
          <w:sz w:val="28"/>
          <w:szCs w:val="28"/>
        </w:rPr>
      </w:pPr>
      <w:r w:rsidRPr="00181634">
        <w:rPr>
          <w:rFonts w:ascii="Times" w:hAnsi="Times" w:cs="Times New Roman"/>
          <w:sz w:val="28"/>
          <w:szCs w:val="28"/>
        </w:rPr>
        <w:t>ПАО «Газпром» — российская транснациональная энергетическая компания, более 50 % акций которой принадлежит государству. Является холдинговой компанией Группы «Газпром». Непосредственно ПАО «Газпром» осуществляет только продажу природного газа и сдаёт в аренду свою газотранспортную систему. Основные направления деятельности — геологоразведка, добыча, транспортировка, хранение, переработка и реализация газа, газового конденсата и нефти, реализация газа в качестве моторного топлива, а также производство и сбыт тепло- и электроэнергии</w:t>
      </w:r>
      <w:r>
        <w:rPr>
          <w:rFonts w:ascii="Times" w:hAnsi="Times" w:cs="Times New Roman"/>
          <w:sz w:val="28"/>
          <w:szCs w:val="28"/>
        </w:rPr>
        <w:t>.</w:t>
      </w:r>
    </w:p>
    <w:p w:rsidR="00181634" w:rsidRDefault="00181634" w:rsidP="00181634">
      <w:pPr>
        <w:spacing w:line="360" w:lineRule="auto"/>
        <w:ind w:firstLine="708"/>
        <w:jc w:val="both"/>
        <w:rPr>
          <w:rFonts w:ascii="Times" w:hAnsi="Times" w:cs="Times New Roman"/>
          <w:sz w:val="28"/>
          <w:szCs w:val="28"/>
        </w:rPr>
      </w:pPr>
      <w:r w:rsidRPr="00181634">
        <w:rPr>
          <w:rFonts w:ascii="Times" w:hAnsi="Times" w:cs="Times New Roman"/>
          <w:sz w:val="28"/>
          <w:szCs w:val="28"/>
        </w:rPr>
        <w:t>Банк ВТБ (ПАО) — советский и российский универсальный коммерческий банк c государственным участием (60,9 % принадлежит государству). Второй по величине активов банк страны и первый по размеру уставного капитала. Главный офис банка находится в Москве, зарегистрирован банк в Санкт-Петербурге.</w:t>
      </w:r>
    </w:p>
    <w:p w:rsidR="00D02DDC" w:rsidRDefault="00181634" w:rsidP="00181634">
      <w:pPr>
        <w:spacing w:line="360" w:lineRule="auto"/>
        <w:ind w:firstLine="708"/>
        <w:jc w:val="both"/>
        <w:rPr>
          <w:rFonts w:ascii="Times" w:hAnsi="Times" w:cs="Times New Roman"/>
          <w:sz w:val="28"/>
          <w:szCs w:val="28"/>
        </w:rPr>
      </w:pPr>
      <w:r>
        <w:rPr>
          <w:rFonts w:ascii="Times" w:hAnsi="Times" w:cs="Times New Roman"/>
          <w:sz w:val="28"/>
          <w:szCs w:val="28"/>
        </w:rPr>
        <w:lastRenderedPageBreak/>
        <w:t xml:space="preserve">Для моделирования процессов использовалось геометрическое броуновское движение: 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2"/>
        <w:gridCol w:w="697"/>
      </w:tblGrid>
      <w:tr w:rsidR="00D02DDC" w:rsidTr="004009C2">
        <w:tc>
          <w:tcPr>
            <w:tcW w:w="8642" w:type="dxa"/>
          </w:tcPr>
          <w:p w:rsidR="00D02DDC" w:rsidRPr="00D02DDC" w:rsidRDefault="00D02DDC" w:rsidP="00181634">
            <w:pPr>
              <w:spacing w:line="360" w:lineRule="auto"/>
              <w:jc w:val="both"/>
              <w:rPr>
                <w:rFonts w:ascii="Times" w:hAnsi="Times" w:cs="Times New Roman"/>
                <w:sz w:val="28"/>
                <w:szCs w:val="28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S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t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*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exp⁡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μ-</m:t>
                        </m:r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σ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2</m:t>
                                </m:r>
                              </m:sup>
                            </m:sSup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2</m:t>
                            </m:r>
                          </m:den>
                        </m:f>
                      </m:e>
                    </m:d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t+σ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t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697" w:type="dxa"/>
          </w:tcPr>
          <w:p w:rsidR="00D02DDC" w:rsidRDefault="00D02DDC" w:rsidP="00181634">
            <w:pPr>
              <w:spacing w:line="360" w:lineRule="auto"/>
              <w:jc w:val="both"/>
              <w:rPr>
                <w:rFonts w:ascii="Times" w:hAnsi="Times" w:cs="Times New Roman"/>
                <w:sz w:val="28"/>
                <w:szCs w:val="28"/>
              </w:rPr>
            </w:pPr>
            <w:r>
              <w:rPr>
                <w:rFonts w:ascii="Times" w:eastAsiaTheme="minorEastAsia" w:hAnsi="Times" w:cs="Times New Roman"/>
                <w:sz w:val="28"/>
                <w:szCs w:val="28"/>
              </w:rPr>
              <w:t>(1)</w:t>
            </w:r>
          </w:p>
        </w:tc>
      </w:tr>
    </w:tbl>
    <w:p w:rsidR="00D02DDC" w:rsidRPr="00D02DDC" w:rsidRDefault="00D02DDC" w:rsidP="00D02DDC">
      <w:pPr>
        <w:spacing w:line="360" w:lineRule="auto"/>
        <w:jc w:val="both"/>
        <w:rPr>
          <w:rFonts w:ascii="Times" w:eastAsiaTheme="minorEastAsia" w:hAnsi="Times" w:cs="Times New Roman"/>
          <w:sz w:val="28"/>
          <w:szCs w:val="28"/>
        </w:rPr>
      </w:pPr>
      <w:r>
        <w:rPr>
          <w:rFonts w:ascii="Times" w:eastAsiaTheme="minorEastAsia" w:hAnsi="Times" w:cs="Times New Roman"/>
          <w:sz w:val="28"/>
          <w:szCs w:val="28"/>
        </w:rPr>
        <w:tab/>
      </w:r>
      <w:r>
        <w:rPr>
          <w:rFonts w:ascii="Times" w:eastAsiaTheme="minorEastAsia" w:hAnsi="Times" w:cs="Times New Roman"/>
          <w:sz w:val="28"/>
          <w:szCs w:val="28"/>
        </w:rPr>
        <w:tab/>
      </w:r>
      <w:r>
        <w:rPr>
          <w:rFonts w:ascii="Times" w:eastAsiaTheme="minorEastAsia" w:hAnsi="Times" w:cs="Times New Roman"/>
          <w:sz w:val="28"/>
          <w:szCs w:val="28"/>
        </w:rPr>
        <w:tab/>
      </w:r>
      <w:r>
        <w:rPr>
          <w:rFonts w:ascii="Times" w:eastAsiaTheme="minorEastAsia" w:hAnsi="Times" w:cs="Times New Roman"/>
          <w:sz w:val="28"/>
          <w:szCs w:val="28"/>
        </w:rPr>
        <w:tab/>
      </w:r>
      <w:r>
        <w:rPr>
          <w:rFonts w:ascii="Times" w:eastAsiaTheme="minorEastAsia" w:hAnsi="Times" w:cs="Times New Roman"/>
          <w:sz w:val="28"/>
          <w:szCs w:val="28"/>
        </w:rPr>
        <w:tab/>
      </w:r>
      <w:r>
        <w:rPr>
          <w:rFonts w:ascii="Times" w:eastAsiaTheme="minorEastAsia" w:hAnsi="Times" w:cs="Times New Roman"/>
          <w:sz w:val="28"/>
          <w:szCs w:val="28"/>
        </w:rPr>
        <w:tab/>
      </w:r>
    </w:p>
    <w:p w:rsidR="00D02DDC" w:rsidRDefault="00D02DDC" w:rsidP="00D02DDC">
      <w:pPr>
        <w:spacing w:line="360" w:lineRule="auto"/>
        <w:jc w:val="both"/>
        <w:rPr>
          <w:rFonts w:ascii="Times" w:eastAsiaTheme="minorEastAsia" w:hAnsi="Times" w:cs="Times New Roman"/>
          <w:sz w:val="28"/>
          <w:szCs w:val="28"/>
        </w:rPr>
      </w:pPr>
      <w:r>
        <w:rPr>
          <w:rFonts w:ascii="Times" w:eastAsiaTheme="minorEastAsia" w:hAnsi="Times" w:cs="Times New Roman"/>
          <w:sz w:val="28"/>
          <w:szCs w:val="28"/>
        </w:rPr>
        <w:t>где: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2"/>
        <w:gridCol w:w="697"/>
      </w:tblGrid>
      <w:tr w:rsidR="00D02DDC" w:rsidTr="004009C2">
        <w:tc>
          <w:tcPr>
            <w:tcW w:w="8642" w:type="dxa"/>
          </w:tcPr>
          <w:p w:rsidR="00D02DDC" w:rsidRPr="00D02DDC" w:rsidRDefault="00761D54" w:rsidP="00732BB8">
            <w:pPr>
              <w:spacing w:line="360" w:lineRule="auto"/>
              <w:jc w:val="both"/>
              <w:rPr>
                <w:rFonts w:ascii="Times" w:hAnsi="Times" w:cs="Times New Roman"/>
                <w:sz w:val="28"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k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k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k-1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k-1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697" w:type="dxa"/>
          </w:tcPr>
          <w:p w:rsidR="00D02DDC" w:rsidRDefault="00D02DDC" w:rsidP="00732BB8">
            <w:pPr>
              <w:spacing w:line="360" w:lineRule="auto"/>
              <w:jc w:val="both"/>
              <w:rPr>
                <w:rFonts w:ascii="Times" w:hAnsi="Times" w:cs="Times New Roman"/>
                <w:sz w:val="28"/>
                <w:szCs w:val="28"/>
              </w:rPr>
            </w:pPr>
            <w:r>
              <w:rPr>
                <w:rFonts w:ascii="Times" w:eastAsiaTheme="minorEastAsia" w:hAnsi="Times" w:cs="Times New Roman"/>
                <w:sz w:val="28"/>
                <w:szCs w:val="28"/>
              </w:rPr>
              <w:t>(</w:t>
            </w:r>
            <w:r>
              <w:rPr>
                <w:rFonts w:ascii="Times" w:eastAsiaTheme="minorEastAsia" w:hAnsi="Times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" w:eastAsiaTheme="minorEastAsia" w:hAnsi="Times" w:cs="Times New Roman"/>
                <w:sz w:val="28"/>
                <w:szCs w:val="28"/>
              </w:rPr>
              <w:t>)</w:t>
            </w:r>
          </w:p>
        </w:tc>
      </w:tr>
      <w:tr w:rsidR="00D02DDC" w:rsidTr="004009C2">
        <w:tc>
          <w:tcPr>
            <w:tcW w:w="8642" w:type="dxa"/>
          </w:tcPr>
          <w:p w:rsidR="00D02DDC" w:rsidRPr="00D02DDC" w:rsidRDefault="00D02DDC" w:rsidP="00732BB8">
            <w:pPr>
              <w:spacing w:line="360" w:lineRule="auto"/>
              <w:jc w:val="both"/>
              <w:rPr>
                <w:rFonts w:ascii="Times" w:eastAsia="Times New Roman" w:hAnsi="Times" w:cs="Times New Roman"/>
                <w:sz w:val="28"/>
                <w:szCs w:val="28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μ= 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|k|</m:t>
                    </m:r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*</m:t>
                </m:r>
                <m:nary>
                  <m:naryPr>
                    <m:chr m:val="∑"/>
                    <m:limLoc m:val="undOvr"/>
                    <m:subHide m:val="1"/>
                    <m:supHide m:val="1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naryPr>
                  <m:sub/>
                  <m:sup/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sub>
                    </m:sSub>
                  </m:e>
                </m:nary>
              </m:oMath>
            </m:oMathPara>
          </w:p>
        </w:tc>
        <w:tc>
          <w:tcPr>
            <w:tcW w:w="697" w:type="dxa"/>
          </w:tcPr>
          <w:p w:rsidR="00D02DDC" w:rsidRPr="00D02DDC" w:rsidRDefault="00D02DDC" w:rsidP="00732BB8">
            <w:pPr>
              <w:spacing w:line="360" w:lineRule="auto"/>
              <w:jc w:val="both"/>
              <w:rPr>
                <w:rFonts w:ascii="Times" w:eastAsiaTheme="minorEastAsia" w:hAnsi="Times" w:cs="Times New Roman"/>
                <w:sz w:val="28"/>
                <w:szCs w:val="28"/>
                <w:lang w:val="en-US"/>
              </w:rPr>
            </w:pPr>
            <w:r>
              <w:rPr>
                <w:rFonts w:ascii="Times" w:eastAsiaTheme="minorEastAsia" w:hAnsi="Times" w:cs="Times New Roman"/>
                <w:sz w:val="28"/>
                <w:szCs w:val="28"/>
                <w:lang w:val="en-US"/>
              </w:rPr>
              <w:t>(3)</w:t>
            </w:r>
          </w:p>
        </w:tc>
      </w:tr>
      <w:tr w:rsidR="00D02DDC" w:rsidTr="004009C2">
        <w:tc>
          <w:tcPr>
            <w:tcW w:w="8642" w:type="dxa"/>
          </w:tcPr>
          <w:p w:rsidR="00D02DDC" w:rsidRPr="004009C2" w:rsidRDefault="00D02DDC" w:rsidP="00732BB8">
            <w:pPr>
              <w:spacing w:line="360" w:lineRule="auto"/>
              <w:jc w:val="both"/>
              <w:rPr>
                <w:rFonts w:ascii="Times" w:eastAsia="Calibri" w:hAnsi="Times" w:cs="Times New Roman"/>
                <w:sz w:val="28"/>
                <w:szCs w:val="28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σ= </m:t>
                </m:r>
                <m:rad>
                  <m:radPr>
                    <m:degHide m:val="1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radPr>
                  <m:deg/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|k|</m:t>
                        </m:r>
                      </m:den>
                    </m:f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*</m:t>
                    </m:r>
                    <m:nary>
                      <m:naryPr>
                        <m:chr m:val="∑"/>
                        <m:limLoc m:val="undOvr"/>
                        <m:subHide m:val="1"/>
                        <m:supHide m:val="1"/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naryPr>
                      <m:sub/>
                      <m:sup/>
                      <m:e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(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k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- μ)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p>
                      </m:e>
                    </m:nary>
                  </m:e>
                </m:rad>
              </m:oMath>
            </m:oMathPara>
          </w:p>
        </w:tc>
        <w:tc>
          <w:tcPr>
            <w:tcW w:w="697" w:type="dxa"/>
          </w:tcPr>
          <w:p w:rsidR="00D02DDC" w:rsidRDefault="004009C2" w:rsidP="00732BB8">
            <w:pPr>
              <w:spacing w:line="360" w:lineRule="auto"/>
              <w:jc w:val="both"/>
              <w:rPr>
                <w:rFonts w:ascii="Times" w:eastAsiaTheme="minorEastAsia" w:hAnsi="Times" w:cs="Times New Roman"/>
                <w:sz w:val="28"/>
                <w:szCs w:val="28"/>
                <w:lang w:val="en-US"/>
              </w:rPr>
            </w:pPr>
            <w:r>
              <w:rPr>
                <w:rFonts w:ascii="Times" w:eastAsiaTheme="minorEastAsia" w:hAnsi="Times" w:cs="Times New Roman"/>
                <w:sz w:val="28"/>
                <w:szCs w:val="28"/>
                <w:lang w:val="en-US"/>
              </w:rPr>
              <w:t>(4)</w:t>
            </w:r>
          </w:p>
        </w:tc>
      </w:tr>
    </w:tbl>
    <w:p w:rsidR="00181634" w:rsidRPr="00F81F82" w:rsidRDefault="00181634" w:rsidP="009473F7">
      <w:pPr>
        <w:spacing w:line="360" w:lineRule="auto"/>
        <w:rPr>
          <w:rFonts w:ascii="Times" w:hAnsi="Times" w:cs="Times New Roman"/>
          <w:sz w:val="28"/>
          <w:szCs w:val="28"/>
        </w:rPr>
      </w:pPr>
    </w:p>
    <w:p w:rsidR="00174345" w:rsidRDefault="004009C2" w:rsidP="004009C2">
      <w:pPr>
        <w:spacing w:line="360" w:lineRule="auto"/>
        <w:rPr>
          <w:rFonts w:ascii="Times" w:hAnsi="Times" w:cs="Times New Roman"/>
          <w:sz w:val="28"/>
          <w:szCs w:val="28"/>
        </w:rPr>
      </w:pPr>
      <w:r w:rsidRPr="00271E3F">
        <w:rPr>
          <w:rFonts w:ascii="Times" w:hAnsi="Times" w:cs="Times New Roman"/>
          <w:sz w:val="28"/>
          <w:szCs w:val="28"/>
        </w:rPr>
        <w:tab/>
      </w:r>
      <w:r>
        <w:rPr>
          <w:rFonts w:ascii="Times" w:hAnsi="Times" w:cs="Times New Roman"/>
          <w:sz w:val="28"/>
          <w:szCs w:val="28"/>
        </w:rPr>
        <w:t>В ходе работы были получены и проанализированы следующие статистические характеристики: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4"/>
        <w:gridCol w:w="3260"/>
        <w:gridCol w:w="4678"/>
        <w:gridCol w:w="697"/>
      </w:tblGrid>
      <w:tr w:rsidR="004009C2" w:rsidTr="00F84EB5">
        <w:tc>
          <w:tcPr>
            <w:tcW w:w="704" w:type="dxa"/>
          </w:tcPr>
          <w:p w:rsidR="004009C2" w:rsidRDefault="004009C2" w:rsidP="004009C2">
            <w:pPr>
              <w:spacing w:line="360" w:lineRule="auto"/>
              <w:rPr>
                <w:rFonts w:ascii="Times" w:hAnsi="Times" w:cs="Times New Roman"/>
                <w:sz w:val="28"/>
                <w:szCs w:val="28"/>
              </w:rPr>
            </w:pPr>
            <w:r>
              <w:rPr>
                <w:rFonts w:ascii="Times" w:hAnsi="Times" w:cs="Times New Roman"/>
                <w:sz w:val="28"/>
                <w:szCs w:val="28"/>
              </w:rPr>
              <w:t>1.</w:t>
            </w:r>
          </w:p>
        </w:tc>
        <w:tc>
          <w:tcPr>
            <w:tcW w:w="3260" w:type="dxa"/>
          </w:tcPr>
          <w:p w:rsidR="004009C2" w:rsidRPr="00E23FFC" w:rsidRDefault="004009C2" w:rsidP="004009C2">
            <w:pPr>
              <w:spacing w:line="360" w:lineRule="auto"/>
              <w:rPr>
                <w:rFonts w:ascii="Times" w:hAnsi="Times" w:cs="Times New Roman"/>
                <w:sz w:val="28"/>
                <w:szCs w:val="28"/>
              </w:rPr>
            </w:pPr>
            <w:r w:rsidRPr="00E23FFC">
              <w:rPr>
                <w:rFonts w:ascii="Times" w:hAnsi="Times" w:cs="Times New Roman"/>
                <w:sz w:val="28"/>
                <w:szCs w:val="28"/>
              </w:rPr>
              <w:t>Среднее значение</w:t>
            </w:r>
          </w:p>
        </w:tc>
        <w:tc>
          <w:tcPr>
            <w:tcW w:w="4678" w:type="dxa"/>
          </w:tcPr>
          <w:p w:rsidR="004009C2" w:rsidRDefault="004009C2" w:rsidP="004009C2">
            <w:pPr>
              <w:spacing w:line="360" w:lineRule="auto"/>
              <w:rPr>
                <w:rFonts w:ascii="Times" w:hAnsi="Times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</w:rPr>
                  <m:t>μ=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</w:rPr>
                      <m:t>N</m:t>
                    </m:r>
                  </m:den>
                </m:f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 w:cs="Times New Roman"/>
                      </w:rPr>
                      <m:t>k=0</m:t>
                    </m:r>
                  </m:sub>
                  <m:sup>
                    <m:r>
                      <w:rPr>
                        <w:rFonts w:ascii="Cambria Math" w:hAnsi="Cambria Math" w:cs="Times New Roman"/>
                      </w:rPr>
                      <m:t>N-1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y(</m:t>
                        </m:r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t</m:t>
                        </m:r>
                        <m:r>
                          <w:rPr>
                            <w:rFonts w:ascii="Cambria Math" w:hAnsi="Cambria Math" w:cs="Times New Roman"/>
                          </w:rPr>
                          <m:t>)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k</m:t>
                        </m:r>
                      </m:sub>
                    </m:sSub>
                  </m:e>
                </m:nary>
              </m:oMath>
            </m:oMathPara>
          </w:p>
        </w:tc>
        <w:tc>
          <w:tcPr>
            <w:tcW w:w="697" w:type="dxa"/>
          </w:tcPr>
          <w:p w:rsidR="004009C2" w:rsidRDefault="004009C2" w:rsidP="004009C2">
            <w:pPr>
              <w:spacing w:line="360" w:lineRule="auto"/>
              <w:rPr>
                <w:rFonts w:ascii="Times" w:hAnsi="Times" w:cs="Times New Roman"/>
                <w:sz w:val="28"/>
                <w:szCs w:val="28"/>
              </w:rPr>
            </w:pPr>
            <w:r>
              <w:rPr>
                <w:rFonts w:ascii="Times" w:hAnsi="Times" w:cs="Times New Roman"/>
                <w:sz w:val="28"/>
                <w:szCs w:val="28"/>
              </w:rPr>
              <w:t>(5)</w:t>
            </w:r>
          </w:p>
        </w:tc>
      </w:tr>
      <w:tr w:rsidR="004009C2" w:rsidTr="00F84EB5">
        <w:tc>
          <w:tcPr>
            <w:tcW w:w="704" w:type="dxa"/>
          </w:tcPr>
          <w:p w:rsidR="004009C2" w:rsidRDefault="004009C2" w:rsidP="004009C2">
            <w:pPr>
              <w:spacing w:line="360" w:lineRule="auto"/>
              <w:rPr>
                <w:rFonts w:ascii="Times" w:hAnsi="Times" w:cs="Times New Roman"/>
                <w:sz w:val="28"/>
                <w:szCs w:val="28"/>
              </w:rPr>
            </w:pPr>
            <w:r>
              <w:rPr>
                <w:rFonts w:ascii="Times" w:hAnsi="Times" w:cs="Times New Roman"/>
                <w:sz w:val="28"/>
                <w:szCs w:val="28"/>
              </w:rPr>
              <w:t>2.</w:t>
            </w:r>
          </w:p>
        </w:tc>
        <w:tc>
          <w:tcPr>
            <w:tcW w:w="3260" w:type="dxa"/>
          </w:tcPr>
          <w:p w:rsidR="004009C2" w:rsidRPr="00E23FFC" w:rsidRDefault="004009C2" w:rsidP="004009C2">
            <w:pPr>
              <w:spacing w:line="360" w:lineRule="auto"/>
              <w:rPr>
                <w:rFonts w:ascii="Times" w:hAnsi="Times" w:cs="Times New Roman"/>
                <w:sz w:val="28"/>
                <w:szCs w:val="28"/>
              </w:rPr>
            </w:pPr>
            <w:r w:rsidRPr="00E23FFC">
              <w:rPr>
                <w:rFonts w:ascii="Times New Roman" w:hAnsi="Times New Roman" w:cs="Times New Roman"/>
                <w:sz w:val="28"/>
                <w:szCs w:val="28"/>
              </w:rPr>
              <w:t>Дисперсия</w:t>
            </w:r>
          </w:p>
        </w:tc>
        <w:tc>
          <w:tcPr>
            <w:tcW w:w="4678" w:type="dxa"/>
          </w:tcPr>
          <w:p w:rsidR="004009C2" w:rsidRDefault="00761D54" w:rsidP="004009C2">
            <w:pPr>
              <w:spacing w:line="360" w:lineRule="auto"/>
              <w:rPr>
                <w:rFonts w:ascii="Times" w:hAnsi="Times" w:cs="Times New Roman"/>
                <w:sz w:val="28"/>
                <w:szCs w:val="28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</w:rPr>
                      <m:t>σ</m:t>
                    </m: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e>
                  <m:sup>
                    <m:r>
                      <w:rPr>
                        <w:rFonts w:ascii="Cambria Math" w:hAnsi="Cambria Math" w:cs="Times New Roman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</w:rPr>
                      <m:t>N</m:t>
                    </m:r>
                  </m:den>
                </m:f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naryPr>
                  <m:sub>
                    <m:r>
                      <w:rPr>
                        <w:rFonts w:ascii="Cambria Math" w:hAnsi="Cambria Math" w:cs="Times New Roman"/>
                        <w:lang w:val="en-US"/>
                      </w:rPr>
                      <m:t>k</m:t>
                    </m:r>
                    <m:r>
                      <w:rPr>
                        <w:rFonts w:ascii="Cambria Math" w:hAnsi="Cambria Math" w:cs="Times New Roman"/>
                      </w:rPr>
                      <m:t>=0</m:t>
                    </m:r>
                  </m:sub>
                  <m:sup>
                    <m:r>
                      <w:rPr>
                        <w:rFonts w:ascii="Cambria Math" w:hAnsi="Cambria Math" w:cs="Times New Roman"/>
                        <w:lang w:val="en-US"/>
                      </w:rPr>
                      <m:t>N</m:t>
                    </m:r>
                    <m:r>
                      <w:rPr>
                        <w:rFonts w:ascii="Cambria Math" w:hAnsi="Cambria Math" w:cs="Times New Roman"/>
                      </w:rPr>
                      <m:t>-1</m:t>
                    </m:r>
                  </m:sup>
                  <m:e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lang w:val="en-US"/>
                              </w:rPr>
                              <m:t>y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Times New Roman"/>
                                    <w:lang w:val="en-US"/>
                                  </w:rPr>
                                  <m:t>t</m:t>
                                </m:r>
                              </m:e>
                            </m:d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lang w:val="en-US"/>
                              </w:rPr>
                              <m:t>k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</w:rPr>
                          <m:t>-</m:t>
                        </m:r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μ</m:t>
                        </m:r>
                        <m:r>
                          <w:rPr>
                            <w:rFonts w:ascii="Cambria Math" w:hAnsi="Cambria Math" w:cs="Times New Roman"/>
                          </w:rPr>
                          <m:t>)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</w:rPr>
                          <m:t>2</m:t>
                        </m:r>
                      </m:sup>
                    </m:sSup>
                  </m:e>
                </m:nary>
              </m:oMath>
            </m:oMathPara>
          </w:p>
        </w:tc>
        <w:tc>
          <w:tcPr>
            <w:tcW w:w="697" w:type="dxa"/>
          </w:tcPr>
          <w:p w:rsidR="004009C2" w:rsidRDefault="004009C2" w:rsidP="004009C2">
            <w:pPr>
              <w:spacing w:line="360" w:lineRule="auto"/>
              <w:rPr>
                <w:rFonts w:ascii="Times" w:hAnsi="Times" w:cs="Times New Roman"/>
                <w:sz w:val="28"/>
                <w:szCs w:val="28"/>
              </w:rPr>
            </w:pPr>
            <w:r>
              <w:rPr>
                <w:rFonts w:ascii="Times" w:hAnsi="Times" w:cs="Times New Roman"/>
                <w:sz w:val="28"/>
                <w:szCs w:val="28"/>
              </w:rPr>
              <w:t>(6)</w:t>
            </w:r>
          </w:p>
        </w:tc>
      </w:tr>
      <w:tr w:rsidR="004009C2" w:rsidTr="00F84EB5">
        <w:tc>
          <w:tcPr>
            <w:tcW w:w="704" w:type="dxa"/>
          </w:tcPr>
          <w:p w:rsidR="004009C2" w:rsidRDefault="004009C2" w:rsidP="004009C2">
            <w:pPr>
              <w:spacing w:line="360" w:lineRule="auto"/>
              <w:rPr>
                <w:rFonts w:ascii="Times" w:hAnsi="Times" w:cs="Times New Roman"/>
                <w:sz w:val="28"/>
                <w:szCs w:val="28"/>
              </w:rPr>
            </w:pPr>
            <w:r>
              <w:rPr>
                <w:rFonts w:ascii="Times" w:hAnsi="Times" w:cs="Times New Roman"/>
                <w:sz w:val="28"/>
                <w:szCs w:val="28"/>
              </w:rPr>
              <w:t>3.</w:t>
            </w:r>
          </w:p>
        </w:tc>
        <w:tc>
          <w:tcPr>
            <w:tcW w:w="3260" w:type="dxa"/>
          </w:tcPr>
          <w:p w:rsidR="004009C2" w:rsidRPr="00E23FFC" w:rsidRDefault="004009C2" w:rsidP="004009C2">
            <w:pPr>
              <w:spacing w:line="360" w:lineRule="auto"/>
              <w:rPr>
                <w:rFonts w:ascii="Times" w:hAnsi="Times" w:cs="Times New Roman"/>
                <w:sz w:val="28"/>
                <w:szCs w:val="28"/>
              </w:rPr>
            </w:pPr>
            <w:r w:rsidRPr="00E23FFC">
              <w:rPr>
                <w:rFonts w:ascii="Times New Roman" w:eastAsiaTheme="minorEastAsia" w:hAnsi="Times New Roman" w:cs="Times New Roman"/>
                <w:sz w:val="28"/>
                <w:szCs w:val="28"/>
              </w:rPr>
              <w:t>Стандартное отклонение</w:t>
            </w:r>
          </w:p>
        </w:tc>
        <w:tc>
          <w:tcPr>
            <w:tcW w:w="4678" w:type="dxa"/>
          </w:tcPr>
          <w:p w:rsidR="004009C2" w:rsidRDefault="004009C2" w:rsidP="004009C2">
            <w:pPr>
              <w:spacing w:line="360" w:lineRule="auto"/>
              <w:rPr>
                <w:rFonts w:ascii="Times" w:hAnsi="Times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</w:rPr>
                  <m:t>σ=</m:t>
                </m:r>
                <m:rad>
                  <m:radPr>
                    <m:degHide m:val="1"/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radPr>
                  <m:deg/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</w:rPr>
                          <m:t>N</m:t>
                        </m:r>
                      </m:den>
                    </m:f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k</m:t>
                        </m:r>
                        <m:r>
                          <w:rPr>
                            <w:rFonts w:ascii="Cambria Math" w:hAnsi="Cambria Math" w:cs="Times New Roman"/>
                          </w:rPr>
                          <m:t>=0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N</m:t>
                        </m:r>
                        <m:r>
                          <w:rPr>
                            <w:rFonts w:ascii="Cambria Math" w:hAnsi="Cambria Math" w:cs="Times New Roman"/>
                          </w:rPr>
                          <m:t>-1</m:t>
                        </m:r>
                      </m:sup>
                      <m:e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(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lang w:val="en-US"/>
                                  </w:rPr>
                                  <m:t>y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lang w:val="en-US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lang w:val="en-US"/>
                                      </w:rPr>
                                      <m:t>t</m:t>
                                    </m:r>
                                  </m:e>
                                </m:d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lang w:val="en-US"/>
                                  </w:rPr>
                                  <m:t>k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="Times New Roman"/>
                              </w:rPr>
                              <m:t>-</m:t>
                            </m:r>
                            <m:r>
                              <w:rPr>
                                <w:rFonts w:ascii="Cambria Math" w:hAnsi="Cambria Math" w:cs="Times New Roman"/>
                                <w:lang w:val="en-US"/>
                              </w:rPr>
                              <m:t>μ</m:t>
                            </m:r>
                            <m:r>
                              <w:rPr>
                                <w:rFonts w:ascii="Cambria Math" w:hAnsi="Cambria Math" w:cs="Times New Roman"/>
                              </w:rPr>
                              <m:t>)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</w:rPr>
                              <m:t>2</m:t>
                            </m:r>
                          </m:sup>
                        </m:sSup>
                      </m:e>
                    </m:nary>
                  </m:e>
                </m:rad>
              </m:oMath>
            </m:oMathPara>
          </w:p>
        </w:tc>
        <w:tc>
          <w:tcPr>
            <w:tcW w:w="697" w:type="dxa"/>
          </w:tcPr>
          <w:p w:rsidR="004009C2" w:rsidRDefault="004009C2" w:rsidP="004009C2">
            <w:pPr>
              <w:spacing w:line="360" w:lineRule="auto"/>
              <w:rPr>
                <w:rFonts w:ascii="Times" w:hAnsi="Times" w:cs="Times New Roman"/>
                <w:sz w:val="28"/>
                <w:szCs w:val="28"/>
              </w:rPr>
            </w:pPr>
            <w:r>
              <w:rPr>
                <w:rFonts w:ascii="Times" w:hAnsi="Times" w:cs="Times New Roman"/>
                <w:sz w:val="28"/>
                <w:szCs w:val="28"/>
              </w:rPr>
              <w:t>(7)</w:t>
            </w:r>
          </w:p>
        </w:tc>
      </w:tr>
      <w:tr w:rsidR="004009C2" w:rsidTr="00F84EB5">
        <w:tc>
          <w:tcPr>
            <w:tcW w:w="704" w:type="dxa"/>
          </w:tcPr>
          <w:p w:rsidR="004009C2" w:rsidRDefault="004009C2" w:rsidP="004009C2">
            <w:pPr>
              <w:spacing w:line="360" w:lineRule="auto"/>
              <w:rPr>
                <w:rFonts w:ascii="Times" w:hAnsi="Times" w:cs="Times New Roman"/>
                <w:sz w:val="28"/>
                <w:szCs w:val="28"/>
              </w:rPr>
            </w:pPr>
            <w:r>
              <w:rPr>
                <w:rFonts w:ascii="Times" w:hAnsi="Times" w:cs="Times New Roman"/>
                <w:sz w:val="28"/>
                <w:szCs w:val="28"/>
              </w:rPr>
              <w:t>4.</w:t>
            </w:r>
          </w:p>
        </w:tc>
        <w:tc>
          <w:tcPr>
            <w:tcW w:w="3260" w:type="dxa"/>
          </w:tcPr>
          <w:p w:rsidR="004009C2" w:rsidRPr="00E23FFC" w:rsidRDefault="004009C2" w:rsidP="004009C2">
            <w:pPr>
              <w:spacing w:line="360" w:lineRule="auto"/>
              <w:rPr>
                <w:rFonts w:ascii="Times" w:hAnsi="Times" w:cs="Times New Roman"/>
                <w:sz w:val="28"/>
                <w:szCs w:val="28"/>
              </w:rPr>
            </w:pPr>
            <w:r w:rsidRPr="00E23FFC">
              <w:rPr>
                <w:rFonts w:ascii="Times New Roman" w:eastAsiaTheme="minorEastAsia" w:hAnsi="Times New Roman" w:cs="Times New Roman"/>
                <w:sz w:val="28"/>
                <w:szCs w:val="28"/>
              </w:rPr>
              <w:t xml:space="preserve">Коэффициент </w:t>
            </w:r>
            <w:r w:rsidR="00E23FFC" w:rsidRPr="00E23FFC">
              <w:rPr>
                <w:rFonts w:ascii="Times New Roman" w:eastAsiaTheme="minorEastAsia" w:hAnsi="Times New Roman" w:cs="Times New Roman"/>
                <w:sz w:val="28"/>
                <w:szCs w:val="28"/>
              </w:rPr>
              <w:t>асимметрии</w:t>
            </w:r>
          </w:p>
        </w:tc>
        <w:tc>
          <w:tcPr>
            <w:tcW w:w="4678" w:type="dxa"/>
          </w:tcPr>
          <w:p w:rsidR="004009C2" w:rsidRDefault="00761D54" w:rsidP="004009C2">
            <w:pPr>
              <w:spacing w:line="360" w:lineRule="auto"/>
              <w:rPr>
                <w:rFonts w:ascii="Times" w:hAnsi="Times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lang w:val="en-US"/>
                      </w:rPr>
                      <m:t>γ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</w:rPr>
                          <m:t>3</m:t>
                        </m:r>
                      </m:sub>
                    </m:sSub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</w:rPr>
                          <m:t>σ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</w:rPr>
                          <m:t>3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697" w:type="dxa"/>
          </w:tcPr>
          <w:p w:rsidR="004009C2" w:rsidRDefault="004009C2" w:rsidP="004009C2">
            <w:pPr>
              <w:spacing w:line="360" w:lineRule="auto"/>
              <w:rPr>
                <w:rFonts w:ascii="Times" w:hAnsi="Times" w:cs="Times New Roman"/>
                <w:sz w:val="28"/>
                <w:szCs w:val="28"/>
              </w:rPr>
            </w:pPr>
            <w:r>
              <w:rPr>
                <w:rFonts w:ascii="Times" w:hAnsi="Times" w:cs="Times New Roman"/>
                <w:sz w:val="28"/>
                <w:szCs w:val="28"/>
              </w:rPr>
              <w:t>(8)</w:t>
            </w:r>
          </w:p>
        </w:tc>
      </w:tr>
      <w:tr w:rsidR="004009C2" w:rsidTr="00F84EB5">
        <w:tc>
          <w:tcPr>
            <w:tcW w:w="704" w:type="dxa"/>
          </w:tcPr>
          <w:p w:rsidR="004009C2" w:rsidRDefault="004009C2" w:rsidP="004009C2">
            <w:pPr>
              <w:spacing w:line="360" w:lineRule="auto"/>
              <w:rPr>
                <w:rFonts w:ascii="Times" w:hAnsi="Times" w:cs="Times New Roman"/>
                <w:sz w:val="28"/>
                <w:szCs w:val="28"/>
              </w:rPr>
            </w:pPr>
            <w:r>
              <w:rPr>
                <w:rFonts w:ascii="Times" w:hAnsi="Times" w:cs="Times New Roman"/>
                <w:sz w:val="28"/>
                <w:szCs w:val="28"/>
              </w:rPr>
              <w:t>5.</w:t>
            </w:r>
          </w:p>
        </w:tc>
        <w:tc>
          <w:tcPr>
            <w:tcW w:w="3260" w:type="dxa"/>
          </w:tcPr>
          <w:p w:rsidR="004009C2" w:rsidRPr="00E23FFC" w:rsidRDefault="00E23FFC" w:rsidP="004009C2">
            <w:pPr>
              <w:spacing w:line="360" w:lineRule="auto"/>
              <w:rPr>
                <w:rFonts w:ascii="Times" w:hAnsi="Times" w:cs="Times New Roman"/>
                <w:sz w:val="28"/>
                <w:szCs w:val="28"/>
              </w:rPr>
            </w:pPr>
            <w:r w:rsidRPr="00E23FFC">
              <w:rPr>
                <w:rFonts w:ascii="Times" w:hAnsi="Times" w:cs="Times New Roman"/>
                <w:sz w:val="28"/>
                <w:szCs w:val="28"/>
              </w:rPr>
              <w:t>Асимметрия</w:t>
            </w:r>
          </w:p>
        </w:tc>
        <w:tc>
          <w:tcPr>
            <w:tcW w:w="4678" w:type="dxa"/>
          </w:tcPr>
          <w:p w:rsidR="004009C2" w:rsidRDefault="00761D54" w:rsidP="004009C2">
            <w:pPr>
              <w:spacing w:line="360" w:lineRule="auto"/>
              <w:rPr>
                <w:rFonts w:ascii="Times" w:hAnsi="Times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</w:rPr>
                      <m:t>μ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3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</w:rPr>
                      <m:t>N</m:t>
                    </m:r>
                  </m:den>
                </m:f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naryPr>
                  <m:sub>
                    <m:r>
                      <w:rPr>
                        <w:rFonts w:ascii="Cambria Math" w:hAnsi="Cambria Math" w:cs="Times New Roman"/>
                        <w:lang w:val="en-US"/>
                      </w:rPr>
                      <m:t>k</m:t>
                    </m:r>
                    <m:r>
                      <w:rPr>
                        <w:rFonts w:ascii="Cambria Math" w:hAnsi="Cambria Math" w:cs="Times New Roman"/>
                      </w:rPr>
                      <m:t>=0</m:t>
                    </m:r>
                  </m:sub>
                  <m:sup>
                    <m:r>
                      <w:rPr>
                        <w:rFonts w:ascii="Cambria Math" w:hAnsi="Cambria Math" w:cs="Times New Roman"/>
                        <w:lang w:val="en-US"/>
                      </w:rPr>
                      <m:t>N</m:t>
                    </m:r>
                    <m:r>
                      <w:rPr>
                        <w:rFonts w:ascii="Cambria Math" w:hAnsi="Cambria Math" w:cs="Times New Roman"/>
                      </w:rPr>
                      <m:t>-1</m:t>
                    </m:r>
                  </m:sup>
                  <m:e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lang w:val="en-US"/>
                              </w:rPr>
                              <m:t>y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Times New Roman"/>
                                    <w:lang w:val="en-US"/>
                                  </w:rPr>
                                  <m:t>t</m:t>
                                </m:r>
                              </m:e>
                            </m:d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lang w:val="en-US"/>
                              </w:rPr>
                              <m:t>k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</w:rPr>
                          <m:t>-</m:t>
                        </m:r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μ</m:t>
                        </m:r>
                        <m:r>
                          <w:rPr>
                            <w:rFonts w:ascii="Cambria Math" w:hAnsi="Cambria Math" w:cs="Times New Roman"/>
                          </w:rPr>
                          <m:t>)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</w:rPr>
                          <m:t>3</m:t>
                        </m:r>
                      </m:sup>
                    </m:sSup>
                  </m:e>
                </m:nary>
              </m:oMath>
            </m:oMathPara>
          </w:p>
        </w:tc>
        <w:tc>
          <w:tcPr>
            <w:tcW w:w="697" w:type="dxa"/>
          </w:tcPr>
          <w:p w:rsidR="004009C2" w:rsidRDefault="004009C2" w:rsidP="004009C2">
            <w:pPr>
              <w:spacing w:line="360" w:lineRule="auto"/>
              <w:rPr>
                <w:rFonts w:ascii="Times" w:hAnsi="Times" w:cs="Times New Roman"/>
                <w:sz w:val="28"/>
                <w:szCs w:val="28"/>
              </w:rPr>
            </w:pPr>
            <w:r>
              <w:rPr>
                <w:rFonts w:ascii="Times" w:hAnsi="Times" w:cs="Times New Roman"/>
                <w:sz w:val="28"/>
                <w:szCs w:val="28"/>
              </w:rPr>
              <w:t>(9)</w:t>
            </w:r>
          </w:p>
        </w:tc>
      </w:tr>
      <w:tr w:rsidR="004009C2" w:rsidTr="00F84EB5">
        <w:tc>
          <w:tcPr>
            <w:tcW w:w="704" w:type="dxa"/>
          </w:tcPr>
          <w:p w:rsidR="004009C2" w:rsidRDefault="004009C2" w:rsidP="004009C2">
            <w:pPr>
              <w:spacing w:line="360" w:lineRule="auto"/>
              <w:rPr>
                <w:rFonts w:ascii="Times" w:hAnsi="Times" w:cs="Times New Roman"/>
                <w:sz w:val="28"/>
                <w:szCs w:val="28"/>
              </w:rPr>
            </w:pPr>
            <w:r>
              <w:rPr>
                <w:rFonts w:ascii="Times" w:hAnsi="Times" w:cs="Times New Roman"/>
                <w:sz w:val="28"/>
                <w:szCs w:val="28"/>
              </w:rPr>
              <w:t>6.</w:t>
            </w:r>
          </w:p>
        </w:tc>
        <w:tc>
          <w:tcPr>
            <w:tcW w:w="3260" w:type="dxa"/>
          </w:tcPr>
          <w:p w:rsidR="004009C2" w:rsidRPr="00E23FFC" w:rsidRDefault="000A187C" w:rsidP="004009C2">
            <w:pPr>
              <w:spacing w:line="360" w:lineRule="auto"/>
              <w:rPr>
                <w:rFonts w:ascii="Times" w:hAnsi="Times" w:cs="Times New Roman"/>
                <w:sz w:val="28"/>
                <w:szCs w:val="28"/>
              </w:rPr>
            </w:pPr>
            <w:r w:rsidRPr="000A187C">
              <w:rPr>
                <w:rFonts w:ascii="Times" w:hAnsi="Times" w:cs="Times New Roman"/>
                <w:sz w:val="28"/>
                <w:szCs w:val="28"/>
              </w:rPr>
              <w:t>Центральный момент четвертого порядка</w:t>
            </w:r>
          </w:p>
        </w:tc>
        <w:tc>
          <w:tcPr>
            <w:tcW w:w="4678" w:type="dxa"/>
          </w:tcPr>
          <w:p w:rsidR="004009C2" w:rsidRDefault="00761D54" w:rsidP="004009C2">
            <w:pPr>
              <w:spacing w:line="360" w:lineRule="auto"/>
              <w:rPr>
                <w:rFonts w:ascii="Times" w:hAnsi="Times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</w:rPr>
                      <m:t>μ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4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</w:rPr>
                      <m:t>N</m:t>
                    </m:r>
                  </m:den>
                </m:f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naryPr>
                  <m:sub>
                    <m:r>
                      <w:rPr>
                        <w:rFonts w:ascii="Cambria Math" w:hAnsi="Cambria Math" w:cs="Times New Roman"/>
                        <w:lang w:val="en-US"/>
                      </w:rPr>
                      <m:t>k</m:t>
                    </m:r>
                    <m:r>
                      <w:rPr>
                        <w:rFonts w:ascii="Cambria Math" w:hAnsi="Cambria Math" w:cs="Times New Roman"/>
                      </w:rPr>
                      <m:t>=0</m:t>
                    </m:r>
                  </m:sub>
                  <m:sup>
                    <m:r>
                      <w:rPr>
                        <w:rFonts w:ascii="Cambria Math" w:hAnsi="Cambria Math" w:cs="Times New Roman"/>
                        <w:lang w:val="en-US"/>
                      </w:rPr>
                      <m:t>N</m:t>
                    </m:r>
                    <m:r>
                      <w:rPr>
                        <w:rFonts w:ascii="Cambria Math" w:hAnsi="Cambria Math" w:cs="Times New Roman"/>
                      </w:rPr>
                      <m:t>-1</m:t>
                    </m:r>
                  </m:sup>
                  <m:e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lang w:val="en-US"/>
                              </w:rPr>
                              <m:t>y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Times New Roman"/>
                                    <w:lang w:val="en-US"/>
                                  </w:rPr>
                                  <m:t>t</m:t>
                                </m:r>
                              </m:e>
                            </m:d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lang w:val="en-US"/>
                              </w:rPr>
                              <m:t>k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</w:rPr>
                          <m:t>-</m:t>
                        </m:r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μ</m:t>
                        </m:r>
                        <m:r>
                          <w:rPr>
                            <w:rFonts w:ascii="Cambria Math" w:hAnsi="Cambria Math" w:cs="Times New Roman"/>
                          </w:rPr>
                          <m:t>)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</w:rPr>
                          <m:t>4</m:t>
                        </m:r>
                      </m:sup>
                    </m:sSup>
                  </m:e>
                </m:nary>
              </m:oMath>
            </m:oMathPara>
          </w:p>
        </w:tc>
        <w:tc>
          <w:tcPr>
            <w:tcW w:w="697" w:type="dxa"/>
          </w:tcPr>
          <w:p w:rsidR="004009C2" w:rsidRDefault="004009C2" w:rsidP="004009C2">
            <w:pPr>
              <w:spacing w:line="360" w:lineRule="auto"/>
              <w:rPr>
                <w:rFonts w:ascii="Times" w:hAnsi="Times" w:cs="Times New Roman"/>
                <w:sz w:val="28"/>
                <w:szCs w:val="28"/>
              </w:rPr>
            </w:pPr>
            <w:r>
              <w:rPr>
                <w:rFonts w:ascii="Times" w:hAnsi="Times" w:cs="Times New Roman"/>
                <w:sz w:val="28"/>
                <w:szCs w:val="28"/>
              </w:rPr>
              <w:t>(10)</w:t>
            </w:r>
          </w:p>
        </w:tc>
      </w:tr>
      <w:tr w:rsidR="004009C2" w:rsidTr="00F84EB5">
        <w:tc>
          <w:tcPr>
            <w:tcW w:w="704" w:type="dxa"/>
          </w:tcPr>
          <w:p w:rsidR="004009C2" w:rsidRDefault="00097703" w:rsidP="004009C2">
            <w:pPr>
              <w:spacing w:line="360" w:lineRule="auto"/>
              <w:rPr>
                <w:rFonts w:ascii="Times" w:hAnsi="Times" w:cs="Times New Roman"/>
                <w:sz w:val="28"/>
                <w:szCs w:val="28"/>
              </w:rPr>
            </w:pPr>
            <w:r>
              <w:rPr>
                <w:rFonts w:ascii="Times" w:hAnsi="Times" w:cs="Times New Roman"/>
                <w:sz w:val="28"/>
                <w:szCs w:val="28"/>
              </w:rPr>
              <w:t>7.</w:t>
            </w:r>
          </w:p>
        </w:tc>
        <w:tc>
          <w:tcPr>
            <w:tcW w:w="3260" w:type="dxa"/>
          </w:tcPr>
          <w:p w:rsidR="004009C2" w:rsidRPr="00E23FFC" w:rsidRDefault="004009C2" w:rsidP="004009C2">
            <w:pPr>
              <w:spacing w:line="360" w:lineRule="auto"/>
              <w:rPr>
                <w:rFonts w:ascii="Times" w:hAnsi="Times" w:cs="Times New Roman"/>
                <w:sz w:val="28"/>
                <w:szCs w:val="28"/>
              </w:rPr>
            </w:pPr>
            <w:r w:rsidRPr="00E23FFC">
              <w:rPr>
                <w:rFonts w:ascii="Times" w:hAnsi="Times" w:cs="Times New Roman"/>
                <w:sz w:val="28"/>
                <w:szCs w:val="28"/>
              </w:rPr>
              <w:t>Куртозис</w:t>
            </w:r>
          </w:p>
        </w:tc>
        <w:tc>
          <w:tcPr>
            <w:tcW w:w="4678" w:type="dxa"/>
          </w:tcPr>
          <w:p w:rsidR="004009C2" w:rsidRDefault="00761D54" w:rsidP="004009C2">
            <w:pPr>
              <w:spacing w:line="360" w:lineRule="auto"/>
              <w:rPr>
                <w:rFonts w:ascii="Times" w:hAnsi="Times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lang w:val="en-US"/>
                      </w:rPr>
                      <m:t>γ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</w:rPr>
                          <m:t>4</m:t>
                        </m:r>
                      </m:sub>
                    </m:sSub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</w:rPr>
                          <m:t>σ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</w:rPr>
                          <m:t>4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 w:cs="Times New Roman"/>
                  </w:rPr>
                  <m:t>-3</m:t>
                </m:r>
              </m:oMath>
            </m:oMathPara>
          </w:p>
        </w:tc>
        <w:tc>
          <w:tcPr>
            <w:tcW w:w="697" w:type="dxa"/>
          </w:tcPr>
          <w:p w:rsidR="004009C2" w:rsidRDefault="004009C2" w:rsidP="004009C2">
            <w:pPr>
              <w:spacing w:line="360" w:lineRule="auto"/>
              <w:rPr>
                <w:rFonts w:ascii="Times" w:hAnsi="Times" w:cs="Times New Roman"/>
                <w:sz w:val="28"/>
                <w:szCs w:val="28"/>
              </w:rPr>
            </w:pPr>
            <w:r>
              <w:rPr>
                <w:rFonts w:ascii="Times" w:hAnsi="Times" w:cs="Times New Roman"/>
                <w:sz w:val="28"/>
                <w:szCs w:val="28"/>
              </w:rPr>
              <w:t>(11)</w:t>
            </w:r>
          </w:p>
        </w:tc>
      </w:tr>
      <w:tr w:rsidR="004009C2" w:rsidTr="00F84EB5">
        <w:tc>
          <w:tcPr>
            <w:tcW w:w="704" w:type="dxa"/>
          </w:tcPr>
          <w:p w:rsidR="004009C2" w:rsidRDefault="00097703" w:rsidP="004009C2">
            <w:pPr>
              <w:spacing w:line="360" w:lineRule="auto"/>
              <w:rPr>
                <w:rFonts w:ascii="Times" w:hAnsi="Times" w:cs="Times New Roman"/>
                <w:sz w:val="28"/>
                <w:szCs w:val="28"/>
              </w:rPr>
            </w:pPr>
            <w:r>
              <w:rPr>
                <w:rFonts w:ascii="Times" w:hAnsi="Times" w:cs="Times New Roman"/>
                <w:sz w:val="28"/>
                <w:szCs w:val="28"/>
              </w:rPr>
              <w:t>8.</w:t>
            </w:r>
          </w:p>
        </w:tc>
        <w:tc>
          <w:tcPr>
            <w:tcW w:w="3260" w:type="dxa"/>
          </w:tcPr>
          <w:p w:rsidR="004009C2" w:rsidRPr="00E23FFC" w:rsidRDefault="004009C2" w:rsidP="004009C2">
            <w:pPr>
              <w:spacing w:line="360" w:lineRule="auto"/>
              <w:rPr>
                <w:rFonts w:ascii="Times" w:hAnsi="Times" w:cs="Times New Roman"/>
                <w:sz w:val="28"/>
                <w:szCs w:val="28"/>
              </w:rPr>
            </w:pPr>
            <w:r w:rsidRPr="00E23FFC">
              <w:rPr>
                <w:rFonts w:ascii="Times New Roman" w:eastAsiaTheme="minorEastAsia" w:hAnsi="Times New Roman" w:cs="Times New Roman"/>
                <w:sz w:val="28"/>
                <w:szCs w:val="28"/>
              </w:rPr>
              <w:t>Минимальное значение</w:t>
            </w:r>
          </w:p>
        </w:tc>
        <w:tc>
          <w:tcPr>
            <w:tcW w:w="4678" w:type="dxa"/>
          </w:tcPr>
          <w:p w:rsidR="004009C2" w:rsidRDefault="00761D54" w:rsidP="004009C2">
            <w:pPr>
              <w:spacing w:line="360" w:lineRule="auto"/>
              <w:rPr>
                <w:rFonts w:ascii="Times" w:hAnsi="Times" w:cs="Times New Roman"/>
                <w:sz w:val="28"/>
                <w:szCs w:val="28"/>
              </w:rPr>
            </w:pPr>
            <m:oMathPara>
              <m:oMath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</w:rPr>
                      <m:t>min</m:t>
                    </m:r>
                  </m:fName>
                  <m:e>
                    <m:r>
                      <w:rPr>
                        <w:rFonts w:ascii="Cambria Math" w:eastAsiaTheme="minorEastAsia" w:hAnsi="Cambria Math" w:cs="Times New Roman"/>
                      </w:rPr>
                      <m:t>=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</w:rPr>
                      <m:t>min⁡</m:t>
                    </m:r>
                    <m:r>
                      <w:rPr>
                        <w:rFonts w:ascii="Cambria Math" w:eastAsiaTheme="minorEastAsia" w:hAnsi="Cambria Math" w:cs="Times New Roman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</w:rPr>
                          <m:t>y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t</m:t>
                            </m:r>
                          </m:e>
                        </m:d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</w:rPr>
                      <m:t>,…,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</w:rPr>
                          <m:t>y(t)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</w:rPr>
                          <m:t>N-1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</w:rPr>
                      <m:t>)</m:t>
                    </m:r>
                  </m:e>
                </m:func>
              </m:oMath>
            </m:oMathPara>
          </w:p>
        </w:tc>
        <w:tc>
          <w:tcPr>
            <w:tcW w:w="697" w:type="dxa"/>
          </w:tcPr>
          <w:p w:rsidR="004009C2" w:rsidRDefault="004009C2" w:rsidP="004009C2">
            <w:pPr>
              <w:spacing w:line="360" w:lineRule="auto"/>
              <w:rPr>
                <w:rFonts w:ascii="Times" w:hAnsi="Times" w:cs="Times New Roman"/>
                <w:sz w:val="28"/>
                <w:szCs w:val="28"/>
              </w:rPr>
            </w:pPr>
            <w:r>
              <w:rPr>
                <w:rFonts w:ascii="Times" w:hAnsi="Times" w:cs="Times New Roman"/>
                <w:sz w:val="28"/>
                <w:szCs w:val="28"/>
              </w:rPr>
              <w:t>(12)</w:t>
            </w:r>
          </w:p>
        </w:tc>
      </w:tr>
      <w:tr w:rsidR="004009C2" w:rsidTr="00F84EB5">
        <w:tc>
          <w:tcPr>
            <w:tcW w:w="704" w:type="dxa"/>
          </w:tcPr>
          <w:p w:rsidR="004009C2" w:rsidRDefault="00097703" w:rsidP="004009C2">
            <w:pPr>
              <w:spacing w:line="360" w:lineRule="auto"/>
              <w:rPr>
                <w:rFonts w:ascii="Times" w:hAnsi="Times" w:cs="Times New Roman"/>
                <w:sz w:val="28"/>
                <w:szCs w:val="28"/>
              </w:rPr>
            </w:pPr>
            <w:r>
              <w:rPr>
                <w:rFonts w:ascii="Times" w:hAnsi="Times" w:cs="Times New Roman"/>
                <w:sz w:val="28"/>
                <w:szCs w:val="28"/>
              </w:rPr>
              <w:lastRenderedPageBreak/>
              <w:t>9.</w:t>
            </w:r>
          </w:p>
        </w:tc>
        <w:tc>
          <w:tcPr>
            <w:tcW w:w="3260" w:type="dxa"/>
          </w:tcPr>
          <w:p w:rsidR="004009C2" w:rsidRPr="00E23FFC" w:rsidRDefault="004009C2" w:rsidP="004009C2">
            <w:pPr>
              <w:spacing w:line="360" w:lineRule="auto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E23FFC">
              <w:rPr>
                <w:rFonts w:ascii="Times New Roman" w:eastAsiaTheme="minorEastAsia" w:hAnsi="Times New Roman" w:cs="Times New Roman"/>
                <w:sz w:val="28"/>
                <w:szCs w:val="28"/>
              </w:rPr>
              <w:t>Максимальное значение</w:t>
            </w:r>
          </w:p>
        </w:tc>
        <w:tc>
          <w:tcPr>
            <w:tcW w:w="4678" w:type="dxa"/>
          </w:tcPr>
          <w:p w:rsidR="004009C2" w:rsidRDefault="00761D54" w:rsidP="004009C2">
            <w:pPr>
              <w:spacing w:line="360" w:lineRule="auto"/>
              <w:rPr>
                <w:rFonts w:ascii="Times" w:hAnsi="Times" w:cs="Times New Roman"/>
                <w:sz w:val="28"/>
                <w:szCs w:val="28"/>
              </w:rPr>
            </w:pPr>
            <m:oMathPara>
              <m:oMath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</w:rPr>
                      <m:t>max</m:t>
                    </m:r>
                  </m:fName>
                  <m:e>
                    <m:r>
                      <w:rPr>
                        <w:rFonts w:ascii="Cambria Math" w:eastAsiaTheme="minorEastAsia" w:hAnsi="Cambria Math" w:cs="Times New Roman"/>
                      </w:rPr>
                      <m:t>=</m:t>
                    </m:r>
                    <m:func>
                      <m:funcPr>
                        <m:ctrlPr>
                          <w:rPr>
                            <w:rFonts w:ascii="Cambria Math" w:eastAsiaTheme="minorEastAsia" w:hAnsi="Cambria Math" w:cs="Times New Roman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</w:rPr>
                          <m:t>max</m:t>
                        </m:r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</w:rPr>
                                  <m:t>y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</w:rPr>
                                      <m:t>t</m:t>
                                    </m:r>
                                  </m:e>
                                </m:d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</w:rPr>
                                  <m:t>0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,…,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</w:rPr>
                                  <m:t>y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</w:rPr>
                                      <m:t>t</m:t>
                                    </m:r>
                                  </m:e>
                                </m:d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</w:rPr>
                                  <m:t>N-1</m:t>
                                </m:r>
                              </m:sub>
                            </m:sSub>
                          </m:e>
                        </m:d>
                      </m:e>
                    </m:func>
                  </m:e>
                </m:func>
              </m:oMath>
            </m:oMathPara>
          </w:p>
        </w:tc>
        <w:tc>
          <w:tcPr>
            <w:tcW w:w="697" w:type="dxa"/>
          </w:tcPr>
          <w:p w:rsidR="004009C2" w:rsidRDefault="004009C2" w:rsidP="004009C2">
            <w:pPr>
              <w:spacing w:line="360" w:lineRule="auto"/>
              <w:rPr>
                <w:rFonts w:ascii="Times" w:hAnsi="Times" w:cs="Times New Roman"/>
                <w:sz w:val="28"/>
                <w:szCs w:val="28"/>
              </w:rPr>
            </w:pPr>
            <w:r>
              <w:rPr>
                <w:rFonts w:ascii="Times" w:hAnsi="Times" w:cs="Times New Roman"/>
                <w:sz w:val="28"/>
                <w:szCs w:val="28"/>
              </w:rPr>
              <w:t>(13)</w:t>
            </w:r>
          </w:p>
        </w:tc>
      </w:tr>
    </w:tbl>
    <w:p w:rsidR="00F84EB5" w:rsidRPr="009473F7" w:rsidRDefault="009473F7" w:rsidP="00271E3F">
      <w:r w:rsidRPr="009473F7">
        <w:t>А также рассчитана взаимная корреляция</w:t>
      </w:r>
      <w:r>
        <w:t>:</w:t>
      </w:r>
    </w:p>
    <w:p w:rsidR="009473F7" w:rsidRDefault="009473F7" w:rsidP="00F84EB5">
      <w:pPr>
        <w:rPr>
          <w:rFonts w:eastAsiaTheme="majorEastAsia" w:cstheme="majorBidi"/>
        </w:rPr>
      </w:pP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2"/>
        <w:gridCol w:w="697"/>
      </w:tblGrid>
      <w:tr w:rsidR="009473F7" w:rsidTr="009473F7">
        <w:tc>
          <w:tcPr>
            <w:tcW w:w="8642" w:type="dxa"/>
          </w:tcPr>
          <w:p w:rsidR="009473F7" w:rsidRPr="009473F7" w:rsidRDefault="00761D54" w:rsidP="00F84EB5">
            <w:pPr>
              <w:rPr>
                <w:rFonts w:eastAsiaTheme="majorEastAsia" w:cstheme="majorBidi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lang w:val="en-US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lang w:val="en-US"/>
                      </w:rPr>
                      <m:t>yg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lang w:val="en-US"/>
                      </w:rPr>
                      <m:t>τ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lang w:val="en-US"/>
                      </w:rPr>
                      <m:t>N</m:t>
                    </m:r>
                  </m:den>
                </m:f>
                <m:nary>
                  <m:naryPr>
                    <m:chr m:val="∑"/>
                    <m:limLoc m:val="undOvr"/>
                    <m:ctrlPr>
                      <w:rPr>
                        <w:rFonts w:ascii="Cambria Math" w:eastAsiaTheme="minorEastAsia" w:hAnsi="Cambria Math" w:cs="Times New Roman"/>
                        <w:i/>
                        <w:lang w:val="en-US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 w:cs="Times New Roman"/>
                        <w:lang w:val="en-US"/>
                      </w:rPr>
                      <m:t>k</m:t>
                    </m:r>
                    <m:r>
                      <w:rPr>
                        <w:rFonts w:ascii="Cambria Math" w:eastAsiaTheme="minorEastAsia" w:hAnsi="Cambria Math" w:cs="Times New Roman"/>
                      </w:rPr>
                      <m:t>=0</m:t>
                    </m:r>
                  </m:sub>
                  <m:sup>
                    <m:r>
                      <w:rPr>
                        <w:rFonts w:ascii="Cambria Math" w:eastAsiaTheme="minorEastAsia" w:hAnsi="Cambria Math" w:cs="Times New Roman"/>
                        <w:lang w:val="en-US"/>
                      </w:rPr>
                      <m:t>N</m:t>
                    </m:r>
                    <m:r>
                      <w:rPr>
                        <w:rFonts w:ascii="Cambria Math" w:eastAsiaTheme="minorEastAsia" w:hAnsi="Cambria Math" w:cs="Times New Roman"/>
                      </w:rPr>
                      <m:t>-1</m:t>
                    </m:r>
                  </m:sup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</w:rPr>
                          <m:t>(</m:t>
                        </m:r>
                        <m:r>
                          <w:rPr>
                            <w:rFonts w:ascii="Cambria Math" w:eastAsiaTheme="minorEastAsia" w:hAnsi="Cambria Math" w:cs="Times New Roman"/>
                            <w:lang w:val="en-US"/>
                          </w:rPr>
                          <m:t>y</m:t>
                        </m:r>
                        <m:r>
                          <w:rPr>
                            <w:rFonts w:ascii="Cambria Math" w:eastAsiaTheme="minorEastAsia" w:hAnsi="Cambria Math" w:cs="Times New Roman"/>
                          </w:rPr>
                          <m:t>(t)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lang w:val="en-US"/>
                          </w:rPr>
                          <m:t>k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lang w:val="en-US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lang w:val="en-US"/>
                          </w:rPr>
                          <m:t>y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</w:rPr>
                      <m:t>)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</w:rPr>
                          <m:t>(</m:t>
                        </m:r>
                        <m:r>
                          <w:rPr>
                            <w:rFonts w:ascii="Cambria Math" w:eastAsiaTheme="minorEastAsia" w:hAnsi="Cambria Math" w:cs="Times New Roman"/>
                            <w:lang w:val="en-US"/>
                          </w:rPr>
                          <m:t>g</m:t>
                        </m:r>
                        <m:r>
                          <w:rPr>
                            <w:rFonts w:ascii="Cambria Math" w:eastAsiaTheme="minorEastAsia" w:hAnsi="Cambria Math" w:cs="Times New Roman"/>
                          </w:rPr>
                          <m:t>(t)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lang w:val="en-US"/>
                          </w:rPr>
                          <m:t>k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lang w:val="en-US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lang w:val="en-US"/>
                          </w:rPr>
                          <m:t>g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</w:rPr>
                      <m:t>)</m:t>
                    </m:r>
                  </m:e>
                </m:nary>
              </m:oMath>
            </m:oMathPara>
          </w:p>
        </w:tc>
        <w:tc>
          <w:tcPr>
            <w:tcW w:w="697" w:type="dxa"/>
          </w:tcPr>
          <w:p w:rsidR="009473F7" w:rsidRDefault="009473F7" w:rsidP="00F84EB5">
            <w:pPr>
              <w:rPr>
                <w:rFonts w:eastAsiaTheme="majorEastAsia" w:cstheme="majorBidi"/>
              </w:rPr>
            </w:pPr>
            <w:r>
              <w:rPr>
                <w:rFonts w:ascii="Times" w:hAnsi="Times" w:cs="Times New Roman"/>
                <w:sz w:val="28"/>
                <w:szCs w:val="28"/>
              </w:rPr>
              <w:t>(1</w:t>
            </w:r>
            <w:r w:rsidR="000672EA">
              <w:rPr>
                <w:rFonts w:ascii="Times" w:hAnsi="Times" w:cs="Times New Roman"/>
                <w:sz w:val="28"/>
                <w:szCs w:val="28"/>
              </w:rPr>
              <w:t>4</w:t>
            </w:r>
            <w:r>
              <w:rPr>
                <w:rFonts w:ascii="Times" w:hAnsi="Times" w:cs="Times New Roman"/>
                <w:sz w:val="28"/>
                <w:szCs w:val="28"/>
              </w:rPr>
              <w:t>)</w:t>
            </w:r>
          </w:p>
        </w:tc>
      </w:tr>
    </w:tbl>
    <w:p w:rsidR="00F84EB5" w:rsidRDefault="00F84EB5" w:rsidP="00F84EB5">
      <w:pPr>
        <w:rPr>
          <w:rFonts w:eastAsiaTheme="majorEastAsia" w:cstheme="majorBidi"/>
        </w:rPr>
      </w:pPr>
    </w:p>
    <w:p w:rsidR="009473F7" w:rsidRDefault="009473F7" w:rsidP="00F84EB5">
      <w:pPr>
        <w:rPr>
          <w:rFonts w:eastAsiaTheme="majorEastAsia" w:cstheme="majorBidi"/>
        </w:rPr>
      </w:pPr>
    </w:p>
    <w:p w:rsidR="009473F7" w:rsidRDefault="009473F7">
      <w:pPr>
        <w:rPr>
          <w:rFonts w:ascii="Times" w:eastAsiaTheme="majorEastAsia" w:hAnsi="Times" w:cstheme="majorBidi"/>
          <w:sz w:val="32"/>
          <w:szCs w:val="32"/>
        </w:rPr>
      </w:pPr>
      <w:r>
        <w:rPr>
          <w:rFonts w:ascii="Times" w:hAnsi="Times"/>
          <w:sz w:val="32"/>
          <w:szCs w:val="32"/>
        </w:rPr>
        <w:br w:type="page"/>
      </w:r>
    </w:p>
    <w:p w:rsidR="00097703" w:rsidRPr="00271E3F" w:rsidRDefault="00097703" w:rsidP="00271E3F">
      <w:pPr>
        <w:pStyle w:val="1"/>
        <w:jc w:val="center"/>
        <w:rPr>
          <w:rFonts w:ascii="Times" w:hAnsi="Times"/>
          <w:color w:val="auto"/>
        </w:rPr>
      </w:pPr>
      <w:bookmarkStart w:id="2" w:name="_Toc27559474"/>
      <w:r w:rsidRPr="00271E3F">
        <w:rPr>
          <w:rFonts w:ascii="Times" w:hAnsi="Times"/>
          <w:color w:val="auto"/>
        </w:rPr>
        <w:lastRenderedPageBreak/>
        <w:t>Практическая часть</w:t>
      </w:r>
      <w:bookmarkEnd w:id="2"/>
    </w:p>
    <w:p w:rsidR="00271E3F" w:rsidRPr="00271E3F" w:rsidRDefault="00271E3F" w:rsidP="00271E3F"/>
    <w:p w:rsidR="00AA0AE6" w:rsidRDefault="00097703" w:rsidP="00097703">
      <w:pPr>
        <w:spacing w:line="360" w:lineRule="auto"/>
        <w:ind w:firstLine="708"/>
        <w:jc w:val="both"/>
        <w:rPr>
          <w:rFonts w:ascii="Times" w:hAnsi="Times" w:cs="Times New Roman"/>
          <w:sz w:val="28"/>
          <w:szCs w:val="28"/>
        </w:rPr>
      </w:pPr>
      <w:r w:rsidRPr="00097703">
        <w:rPr>
          <w:rFonts w:ascii="Times" w:hAnsi="Times" w:cs="Times New Roman"/>
          <w:sz w:val="28"/>
          <w:szCs w:val="28"/>
        </w:rPr>
        <w:t xml:space="preserve">Для выполнения поставленной задачи было написано приложение на языке </w:t>
      </w:r>
      <w:r>
        <w:rPr>
          <w:rFonts w:ascii="Times" w:hAnsi="Times" w:cs="Times New Roman"/>
          <w:sz w:val="28"/>
          <w:szCs w:val="28"/>
          <w:lang w:val="en-US"/>
        </w:rPr>
        <w:t>Python</w:t>
      </w:r>
      <w:r w:rsidRPr="00097703">
        <w:rPr>
          <w:rFonts w:ascii="Times" w:hAnsi="Times" w:cs="Times New Roman"/>
          <w:sz w:val="28"/>
          <w:szCs w:val="28"/>
        </w:rPr>
        <w:t xml:space="preserve">. </w:t>
      </w:r>
      <w:r>
        <w:rPr>
          <w:rFonts w:ascii="Times" w:hAnsi="Times" w:cs="Times New Roman"/>
          <w:sz w:val="28"/>
          <w:szCs w:val="28"/>
        </w:rPr>
        <w:t xml:space="preserve">Были использованы следующие библиотеки: </w:t>
      </w:r>
      <w:r>
        <w:rPr>
          <w:rFonts w:ascii="Times" w:hAnsi="Times" w:cs="Times New Roman"/>
          <w:sz w:val="28"/>
          <w:szCs w:val="28"/>
          <w:lang w:val="en-US"/>
        </w:rPr>
        <w:t>tkinter</w:t>
      </w:r>
      <w:r w:rsidRPr="00097703">
        <w:rPr>
          <w:rFonts w:ascii="Times" w:hAnsi="Times" w:cs="Times New Roman"/>
          <w:sz w:val="28"/>
          <w:szCs w:val="28"/>
        </w:rPr>
        <w:t xml:space="preserve">, </w:t>
      </w:r>
      <w:r>
        <w:rPr>
          <w:rFonts w:ascii="Times" w:hAnsi="Times" w:cs="Times New Roman"/>
          <w:sz w:val="28"/>
          <w:szCs w:val="28"/>
          <w:lang w:val="en-US"/>
        </w:rPr>
        <w:t>matplotlib</w:t>
      </w:r>
      <w:r w:rsidRPr="00097703">
        <w:rPr>
          <w:rFonts w:ascii="Times" w:hAnsi="Times" w:cs="Times New Roman"/>
          <w:sz w:val="28"/>
          <w:szCs w:val="28"/>
        </w:rPr>
        <w:t xml:space="preserve">, </w:t>
      </w:r>
      <w:r>
        <w:rPr>
          <w:rFonts w:ascii="Times" w:hAnsi="Times" w:cs="Times New Roman"/>
          <w:sz w:val="28"/>
          <w:szCs w:val="28"/>
          <w:lang w:val="en-US"/>
        </w:rPr>
        <w:t>NumPy</w:t>
      </w:r>
      <w:r w:rsidRPr="00097703">
        <w:rPr>
          <w:rFonts w:ascii="Times" w:hAnsi="Times" w:cs="Times New Roman"/>
          <w:sz w:val="28"/>
          <w:szCs w:val="28"/>
        </w:rPr>
        <w:t xml:space="preserve">, </w:t>
      </w:r>
      <w:r>
        <w:rPr>
          <w:rFonts w:ascii="Times" w:hAnsi="Times" w:cs="Times New Roman"/>
          <w:sz w:val="28"/>
          <w:szCs w:val="28"/>
          <w:lang w:val="en-US"/>
        </w:rPr>
        <w:t>math</w:t>
      </w:r>
      <w:r w:rsidRPr="00097703">
        <w:rPr>
          <w:rFonts w:ascii="Times" w:hAnsi="Times" w:cs="Times New Roman"/>
          <w:sz w:val="28"/>
          <w:szCs w:val="28"/>
        </w:rPr>
        <w:t xml:space="preserve"> </w:t>
      </w:r>
      <w:r>
        <w:rPr>
          <w:rFonts w:ascii="Times" w:hAnsi="Times" w:cs="Times New Roman"/>
          <w:sz w:val="28"/>
          <w:szCs w:val="28"/>
        </w:rPr>
        <w:t xml:space="preserve">и </w:t>
      </w:r>
      <w:r>
        <w:rPr>
          <w:rFonts w:ascii="Times" w:hAnsi="Times" w:cs="Times New Roman"/>
          <w:sz w:val="28"/>
          <w:szCs w:val="28"/>
          <w:lang w:val="en-US"/>
        </w:rPr>
        <w:t>csv</w:t>
      </w:r>
      <w:r w:rsidRPr="00097703">
        <w:rPr>
          <w:rFonts w:ascii="Times" w:hAnsi="Times" w:cs="Times New Roman"/>
          <w:sz w:val="28"/>
          <w:szCs w:val="28"/>
        </w:rPr>
        <w:t xml:space="preserve">. </w:t>
      </w:r>
      <w:r>
        <w:rPr>
          <w:rFonts w:ascii="Times" w:hAnsi="Times" w:cs="Times New Roman"/>
          <w:sz w:val="28"/>
          <w:szCs w:val="28"/>
        </w:rPr>
        <w:t xml:space="preserve">Приложение имеет объектно-ориентированную архитектуру, представленную следующими классами: </w:t>
      </w:r>
      <w:r>
        <w:rPr>
          <w:rFonts w:ascii="Times" w:hAnsi="Times" w:cs="Times New Roman"/>
          <w:sz w:val="28"/>
          <w:szCs w:val="28"/>
          <w:lang w:val="en-US"/>
        </w:rPr>
        <w:t>model</w:t>
      </w:r>
      <w:r w:rsidRPr="00097703">
        <w:rPr>
          <w:rFonts w:ascii="Times" w:hAnsi="Times" w:cs="Times New Roman"/>
          <w:sz w:val="28"/>
          <w:szCs w:val="28"/>
        </w:rPr>
        <w:t xml:space="preserve">, </w:t>
      </w:r>
      <w:r>
        <w:rPr>
          <w:rFonts w:ascii="Times" w:hAnsi="Times" w:cs="Times New Roman"/>
          <w:sz w:val="28"/>
          <w:szCs w:val="28"/>
          <w:lang w:val="en-US"/>
        </w:rPr>
        <w:t>analysis</w:t>
      </w:r>
      <w:r w:rsidRPr="00097703">
        <w:rPr>
          <w:rFonts w:ascii="Times" w:hAnsi="Times" w:cs="Times New Roman"/>
          <w:sz w:val="28"/>
          <w:szCs w:val="28"/>
        </w:rPr>
        <w:t xml:space="preserve"> </w:t>
      </w:r>
      <w:r>
        <w:rPr>
          <w:rFonts w:ascii="Times" w:hAnsi="Times" w:cs="Times New Roman"/>
          <w:sz w:val="28"/>
          <w:szCs w:val="28"/>
        </w:rPr>
        <w:t xml:space="preserve">и </w:t>
      </w:r>
      <w:r>
        <w:rPr>
          <w:rFonts w:ascii="Times" w:hAnsi="Times" w:cs="Times New Roman"/>
          <w:sz w:val="28"/>
          <w:szCs w:val="28"/>
          <w:lang w:val="en-US"/>
        </w:rPr>
        <w:t>MainWindow</w:t>
      </w:r>
      <w:r w:rsidRPr="00097703">
        <w:rPr>
          <w:rFonts w:ascii="Times" w:hAnsi="Times" w:cs="Times New Roman"/>
          <w:sz w:val="28"/>
          <w:szCs w:val="28"/>
        </w:rPr>
        <w:t>.</w:t>
      </w:r>
    </w:p>
    <w:p w:rsidR="00097703" w:rsidRDefault="00097703" w:rsidP="00097703">
      <w:pPr>
        <w:spacing w:line="360" w:lineRule="auto"/>
        <w:ind w:firstLine="708"/>
        <w:jc w:val="both"/>
        <w:rPr>
          <w:rFonts w:ascii="Times" w:hAnsi="Times" w:cs="Times New Roman"/>
          <w:sz w:val="28"/>
          <w:szCs w:val="28"/>
        </w:rPr>
      </w:pPr>
      <w:r>
        <w:rPr>
          <w:rFonts w:ascii="Times" w:hAnsi="Times" w:cs="Times New Roman"/>
          <w:sz w:val="28"/>
          <w:szCs w:val="28"/>
        </w:rPr>
        <w:t xml:space="preserve">Класс </w:t>
      </w:r>
      <w:r>
        <w:rPr>
          <w:rFonts w:ascii="Times" w:hAnsi="Times" w:cs="Times New Roman"/>
          <w:sz w:val="28"/>
          <w:szCs w:val="28"/>
          <w:lang w:val="en-US"/>
        </w:rPr>
        <w:t>model</w:t>
      </w:r>
      <w:r w:rsidRPr="00097703">
        <w:rPr>
          <w:rFonts w:ascii="Times" w:hAnsi="Times" w:cs="Times New Roman"/>
          <w:sz w:val="28"/>
          <w:szCs w:val="28"/>
        </w:rPr>
        <w:t xml:space="preserve"> </w:t>
      </w:r>
      <w:r>
        <w:rPr>
          <w:rFonts w:ascii="Times" w:hAnsi="Times" w:cs="Times New Roman"/>
          <w:sz w:val="28"/>
          <w:szCs w:val="28"/>
        </w:rPr>
        <w:t>отвечает за расчёт тренда. Схема класса представлена на рисунке 1.</w:t>
      </w:r>
    </w:p>
    <w:p w:rsidR="004A627B" w:rsidRDefault="004A627B" w:rsidP="004A627B">
      <w:pPr>
        <w:spacing w:line="360" w:lineRule="auto"/>
        <w:ind w:firstLine="708"/>
        <w:jc w:val="center"/>
        <w:rPr>
          <w:rFonts w:ascii="Times" w:hAnsi="Times" w:cs="Times New Roman"/>
          <w:sz w:val="28"/>
          <w:szCs w:val="28"/>
        </w:rPr>
      </w:pPr>
      <w:r>
        <w:rPr>
          <w:rFonts w:ascii="Times" w:hAnsi="Times" w:cs="Times New Roman"/>
          <w:noProof/>
          <w:sz w:val="28"/>
          <w:szCs w:val="28"/>
          <w:lang w:eastAsia="ru-RU"/>
        </w:rPr>
        <w:drawing>
          <wp:inline distT="0" distB="0" distL="0" distR="0">
            <wp:extent cx="1234831" cy="188311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odel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2257" cy="1894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27B" w:rsidRPr="00271E3F" w:rsidRDefault="004A627B" w:rsidP="004A627B">
      <w:pPr>
        <w:spacing w:line="360" w:lineRule="auto"/>
        <w:ind w:firstLine="708"/>
        <w:jc w:val="center"/>
        <w:rPr>
          <w:rFonts w:ascii="Times" w:hAnsi="Times" w:cs="Times New Roman"/>
        </w:rPr>
      </w:pPr>
      <w:r w:rsidRPr="004A627B">
        <w:rPr>
          <w:rFonts w:ascii="Times" w:hAnsi="Times" w:cs="Times New Roman"/>
        </w:rPr>
        <w:t xml:space="preserve">Рисунок 1 – Схема класса </w:t>
      </w:r>
      <w:r w:rsidRPr="004A627B">
        <w:rPr>
          <w:rFonts w:ascii="Times" w:hAnsi="Times" w:cs="Times New Roman"/>
          <w:lang w:val="en-US"/>
        </w:rPr>
        <w:t>Model</w:t>
      </w:r>
    </w:p>
    <w:p w:rsidR="00097703" w:rsidRDefault="00097703" w:rsidP="00097703">
      <w:pPr>
        <w:spacing w:line="360" w:lineRule="auto"/>
        <w:ind w:firstLine="708"/>
        <w:jc w:val="both"/>
        <w:rPr>
          <w:rFonts w:ascii="Times" w:hAnsi="Times" w:cs="Times New Roman"/>
          <w:sz w:val="28"/>
          <w:szCs w:val="28"/>
        </w:rPr>
      </w:pPr>
      <w:r>
        <w:rPr>
          <w:rFonts w:ascii="Times" w:hAnsi="Times" w:cs="Times New Roman"/>
          <w:sz w:val="28"/>
          <w:szCs w:val="28"/>
        </w:rPr>
        <w:t xml:space="preserve">Класс </w:t>
      </w:r>
      <w:r>
        <w:rPr>
          <w:rFonts w:ascii="Times" w:hAnsi="Times" w:cs="Times New Roman"/>
          <w:sz w:val="28"/>
          <w:szCs w:val="28"/>
          <w:lang w:val="en-US"/>
        </w:rPr>
        <w:t>analysis</w:t>
      </w:r>
      <w:r w:rsidRPr="004A627B">
        <w:rPr>
          <w:rFonts w:ascii="Times" w:hAnsi="Times" w:cs="Times New Roman"/>
          <w:sz w:val="28"/>
          <w:szCs w:val="28"/>
        </w:rPr>
        <w:t xml:space="preserve"> </w:t>
      </w:r>
      <w:r w:rsidR="004A627B">
        <w:rPr>
          <w:rFonts w:ascii="Times" w:hAnsi="Times" w:cs="Times New Roman"/>
          <w:sz w:val="28"/>
          <w:szCs w:val="28"/>
        </w:rPr>
        <w:t>реализует расчет статистик трендов. Схема класса представлена на рисунке 2.</w:t>
      </w:r>
    </w:p>
    <w:p w:rsidR="004A627B" w:rsidRDefault="00EF5DFA" w:rsidP="00EF5DFA">
      <w:pPr>
        <w:spacing w:line="360" w:lineRule="auto"/>
        <w:ind w:firstLine="708"/>
        <w:jc w:val="center"/>
        <w:rPr>
          <w:rFonts w:ascii="Times" w:hAnsi="Times" w:cs="Times New Roman"/>
          <w:sz w:val="28"/>
          <w:szCs w:val="28"/>
        </w:rPr>
      </w:pPr>
      <w:r>
        <w:rPr>
          <w:rFonts w:ascii="Times" w:hAnsi="Times" w:cs="Times New Roman"/>
          <w:noProof/>
          <w:sz w:val="28"/>
          <w:szCs w:val="28"/>
          <w:lang w:eastAsia="ru-RU"/>
        </w:rPr>
        <w:drawing>
          <wp:inline distT="0" distB="0" distL="0" distR="0">
            <wp:extent cx="1587500" cy="21209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nalysis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750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DFA" w:rsidRPr="00EF5DFA" w:rsidRDefault="00EF5DFA" w:rsidP="00EF5DFA">
      <w:pPr>
        <w:spacing w:line="360" w:lineRule="auto"/>
        <w:ind w:firstLine="708"/>
        <w:jc w:val="center"/>
        <w:rPr>
          <w:rFonts w:ascii="Times" w:hAnsi="Times" w:cs="Times New Roman"/>
        </w:rPr>
      </w:pPr>
      <w:r w:rsidRPr="00EF5DFA">
        <w:rPr>
          <w:rFonts w:ascii="Times" w:hAnsi="Times" w:cs="Times New Roman"/>
        </w:rPr>
        <w:t xml:space="preserve">Рисунок 2 – Схема класса </w:t>
      </w:r>
      <w:r w:rsidRPr="00EF5DFA">
        <w:rPr>
          <w:rFonts w:ascii="Times" w:hAnsi="Times" w:cs="Times New Roman"/>
          <w:lang w:val="en-US"/>
        </w:rPr>
        <w:t>Analysis</w:t>
      </w:r>
    </w:p>
    <w:p w:rsidR="004A627B" w:rsidRDefault="004A627B" w:rsidP="00097703">
      <w:pPr>
        <w:spacing w:line="360" w:lineRule="auto"/>
        <w:ind w:firstLine="708"/>
        <w:jc w:val="both"/>
        <w:rPr>
          <w:rFonts w:ascii="Times" w:hAnsi="Times" w:cs="Times New Roman"/>
          <w:sz w:val="28"/>
          <w:szCs w:val="28"/>
        </w:rPr>
      </w:pPr>
      <w:r>
        <w:rPr>
          <w:rFonts w:ascii="Times" w:hAnsi="Times" w:cs="Times New Roman"/>
          <w:sz w:val="28"/>
          <w:szCs w:val="28"/>
        </w:rPr>
        <w:t xml:space="preserve">Класс </w:t>
      </w:r>
      <w:r>
        <w:rPr>
          <w:rFonts w:ascii="Times" w:hAnsi="Times" w:cs="Times New Roman"/>
          <w:sz w:val="28"/>
          <w:szCs w:val="28"/>
          <w:lang w:val="en-US"/>
        </w:rPr>
        <w:t>MainWindow</w:t>
      </w:r>
      <w:r w:rsidRPr="004A627B">
        <w:rPr>
          <w:rFonts w:ascii="Times" w:hAnsi="Times" w:cs="Times New Roman"/>
          <w:sz w:val="28"/>
          <w:szCs w:val="28"/>
        </w:rPr>
        <w:t xml:space="preserve"> </w:t>
      </w:r>
      <w:r>
        <w:rPr>
          <w:rFonts w:ascii="Times" w:hAnsi="Times" w:cs="Times New Roman"/>
          <w:sz w:val="28"/>
          <w:szCs w:val="28"/>
        </w:rPr>
        <w:t>реализует интерфейс пользователя и отрисовку данных. Схема класса представлена на рисунке 3.</w:t>
      </w:r>
    </w:p>
    <w:p w:rsidR="00EF5DFA" w:rsidRDefault="00EF5DFA" w:rsidP="00EF5DFA">
      <w:pPr>
        <w:spacing w:line="360" w:lineRule="auto"/>
        <w:ind w:firstLine="708"/>
        <w:jc w:val="center"/>
        <w:rPr>
          <w:rFonts w:ascii="Times" w:hAnsi="Times" w:cs="Times New Roman"/>
          <w:sz w:val="28"/>
          <w:szCs w:val="28"/>
        </w:rPr>
      </w:pPr>
      <w:r>
        <w:rPr>
          <w:rFonts w:ascii="Times" w:hAnsi="Times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1587500" cy="26924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ainWindows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750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DFA" w:rsidRPr="00CA1090" w:rsidRDefault="00EF5DFA" w:rsidP="00EF5DFA">
      <w:pPr>
        <w:spacing w:line="360" w:lineRule="auto"/>
        <w:ind w:firstLine="708"/>
        <w:jc w:val="center"/>
        <w:rPr>
          <w:rFonts w:ascii="Times" w:hAnsi="Times" w:cs="Times New Roman"/>
        </w:rPr>
      </w:pPr>
      <w:r w:rsidRPr="00EF5DFA">
        <w:rPr>
          <w:rFonts w:ascii="Times" w:hAnsi="Times" w:cs="Times New Roman"/>
        </w:rPr>
        <w:t xml:space="preserve">Рисунок </w:t>
      </w:r>
      <w:r w:rsidRPr="00CA1090">
        <w:rPr>
          <w:rFonts w:ascii="Times" w:hAnsi="Times" w:cs="Times New Roman"/>
        </w:rPr>
        <w:t>3</w:t>
      </w:r>
      <w:r w:rsidRPr="00EF5DFA">
        <w:rPr>
          <w:rFonts w:ascii="Times" w:hAnsi="Times" w:cs="Times New Roman"/>
        </w:rPr>
        <w:t xml:space="preserve"> – Схема класса </w:t>
      </w:r>
      <w:r w:rsidRPr="00EF5DFA">
        <w:rPr>
          <w:rFonts w:ascii="Times" w:hAnsi="Times" w:cs="Times New Roman"/>
          <w:lang w:val="en-US"/>
        </w:rPr>
        <w:t>MainWindow</w:t>
      </w:r>
    </w:p>
    <w:p w:rsidR="009800ED" w:rsidRDefault="00CA1090" w:rsidP="00CA1090">
      <w:pPr>
        <w:spacing w:line="360" w:lineRule="auto"/>
        <w:ind w:firstLine="708"/>
        <w:jc w:val="both"/>
        <w:rPr>
          <w:rFonts w:ascii="Times" w:hAnsi="Times" w:cs="Times New Roman"/>
          <w:sz w:val="28"/>
          <w:szCs w:val="28"/>
        </w:rPr>
      </w:pPr>
      <w:r>
        <w:rPr>
          <w:rFonts w:ascii="Times" w:hAnsi="Times" w:cs="Times New Roman"/>
          <w:sz w:val="28"/>
          <w:szCs w:val="28"/>
        </w:rPr>
        <w:t xml:space="preserve">Входные данные по индексу и акциями представлены были представлены в формате </w:t>
      </w:r>
      <w:r>
        <w:rPr>
          <w:rFonts w:ascii="Times" w:hAnsi="Times" w:cs="Times New Roman"/>
          <w:sz w:val="28"/>
          <w:szCs w:val="28"/>
          <w:lang w:val="en-US"/>
        </w:rPr>
        <w:t>csv</w:t>
      </w:r>
      <w:r>
        <w:rPr>
          <w:rFonts w:ascii="Times" w:hAnsi="Times" w:cs="Times New Roman"/>
          <w:sz w:val="28"/>
          <w:szCs w:val="28"/>
        </w:rPr>
        <w:t>, для работы были импортированы в приложения. Полученные графики представлены на рисунках 4-7.</w:t>
      </w:r>
    </w:p>
    <w:p w:rsidR="008313C3" w:rsidRDefault="008313C3" w:rsidP="00C57070">
      <w:pPr>
        <w:spacing w:line="360" w:lineRule="auto"/>
        <w:ind w:firstLine="708"/>
        <w:jc w:val="center"/>
        <w:rPr>
          <w:rFonts w:ascii="Times" w:hAnsi="Times" w:cs="Times New Roman"/>
          <w:sz w:val="28"/>
          <w:szCs w:val="28"/>
        </w:rPr>
      </w:pPr>
      <w:r>
        <w:rPr>
          <w:rFonts w:ascii="Times" w:hAnsi="Times" w:cs="Times New Roman"/>
          <w:noProof/>
          <w:sz w:val="28"/>
          <w:szCs w:val="28"/>
          <w:lang w:eastAsia="ru-RU"/>
        </w:rPr>
        <w:drawing>
          <wp:inline distT="0" distB="0" distL="0" distR="0">
            <wp:extent cx="4401326" cy="2602523"/>
            <wp:effectExtent l="0" t="0" r="5715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нимок экрана 2019-12-17 в 10.15.1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9796" cy="2607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3C3" w:rsidRDefault="00C57070" w:rsidP="00C57070">
      <w:pPr>
        <w:spacing w:line="360" w:lineRule="auto"/>
        <w:ind w:firstLine="708"/>
        <w:jc w:val="center"/>
        <w:rPr>
          <w:rFonts w:ascii="Times" w:hAnsi="Times" w:cs="Times New Roman"/>
        </w:rPr>
      </w:pPr>
      <w:r w:rsidRPr="00C57070">
        <w:rPr>
          <w:rFonts w:ascii="Times" w:hAnsi="Times" w:cs="Times New Roman"/>
        </w:rPr>
        <w:t>Рисунок 4 – Индекс РТС</w:t>
      </w:r>
    </w:p>
    <w:p w:rsidR="00C57070" w:rsidRPr="00C57070" w:rsidRDefault="00C57070" w:rsidP="00C57070">
      <w:pPr>
        <w:spacing w:line="360" w:lineRule="auto"/>
        <w:ind w:firstLine="708"/>
        <w:rPr>
          <w:rFonts w:ascii="Times" w:hAnsi="Times" w:cs="Times New Roman"/>
        </w:rPr>
      </w:pPr>
    </w:p>
    <w:p w:rsidR="00CA1090" w:rsidRDefault="00C57070" w:rsidP="00C57070">
      <w:pPr>
        <w:spacing w:line="360" w:lineRule="auto"/>
        <w:ind w:firstLine="708"/>
        <w:jc w:val="center"/>
        <w:rPr>
          <w:rFonts w:ascii="Times" w:hAnsi="Times" w:cs="Times New Roman"/>
          <w:sz w:val="28"/>
          <w:szCs w:val="28"/>
        </w:rPr>
      </w:pPr>
      <w:r>
        <w:rPr>
          <w:rFonts w:ascii="Times" w:hAnsi="Times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306277" cy="278696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Снимок экрана 2019-12-17 в 10.16.2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597" cy="2796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F01" w:rsidRPr="00C57070" w:rsidRDefault="00C57070" w:rsidP="00C57070">
      <w:pPr>
        <w:spacing w:line="360" w:lineRule="auto"/>
        <w:ind w:firstLine="708"/>
        <w:jc w:val="center"/>
        <w:rPr>
          <w:rFonts w:ascii="Times" w:hAnsi="Times" w:cs="Times New Roman"/>
        </w:rPr>
      </w:pPr>
      <w:r w:rsidRPr="00C57070">
        <w:rPr>
          <w:rFonts w:ascii="Times" w:hAnsi="Times" w:cs="Times New Roman"/>
        </w:rPr>
        <w:t xml:space="preserve">Рисунок </w:t>
      </w:r>
      <w:r>
        <w:rPr>
          <w:rFonts w:ascii="Times" w:hAnsi="Times" w:cs="Times New Roman"/>
        </w:rPr>
        <w:t>5</w:t>
      </w:r>
      <w:r w:rsidRPr="00C57070">
        <w:rPr>
          <w:rFonts w:ascii="Times" w:hAnsi="Times" w:cs="Times New Roman"/>
        </w:rPr>
        <w:t xml:space="preserve"> – </w:t>
      </w:r>
      <w:r>
        <w:rPr>
          <w:rFonts w:ascii="Times" w:hAnsi="Times" w:cs="Times New Roman"/>
        </w:rPr>
        <w:t>Курс акций Сбербанка</w:t>
      </w:r>
    </w:p>
    <w:p w:rsidR="00653F01" w:rsidRDefault="00C57070" w:rsidP="00C57070">
      <w:pPr>
        <w:spacing w:line="360" w:lineRule="auto"/>
        <w:jc w:val="center"/>
        <w:rPr>
          <w:rFonts w:ascii="Times" w:hAnsi="Times"/>
          <w:sz w:val="28"/>
          <w:szCs w:val="28"/>
        </w:rPr>
      </w:pPr>
      <w:r>
        <w:rPr>
          <w:rFonts w:ascii="Times" w:hAnsi="Times"/>
          <w:sz w:val="28"/>
          <w:szCs w:val="28"/>
        </w:rPr>
        <w:t xml:space="preserve">  </w:t>
      </w:r>
      <w:r>
        <w:rPr>
          <w:rFonts w:ascii="Times" w:hAnsi="Times"/>
          <w:noProof/>
          <w:sz w:val="28"/>
          <w:szCs w:val="28"/>
          <w:lang w:eastAsia="ru-RU"/>
        </w:rPr>
        <w:drawing>
          <wp:inline distT="0" distB="0" distL="0" distR="0">
            <wp:extent cx="3962400" cy="2790907"/>
            <wp:effectExtent l="0" t="0" r="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Снимок экрана 2019-12-17 в 10.17.1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1520" cy="2818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070" w:rsidRDefault="00C57070" w:rsidP="00C57070">
      <w:pPr>
        <w:spacing w:line="360" w:lineRule="auto"/>
        <w:ind w:firstLine="708"/>
        <w:jc w:val="center"/>
        <w:rPr>
          <w:rFonts w:ascii="Times" w:hAnsi="Times" w:cs="Times New Roman"/>
        </w:rPr>
      </w:pPr>
      <w:r w:rsidRPr="00C57070">
        <w:rPr>
          <w:rFonts w:ascii="Times" w:hAnsi="Times" w:cs="Times New Roman"/>
        </w:rPr>
        <w:t xml:space="preserve">Рисунок </w:t>
      </w:r>
      <w:r>
        <w:rPr>
          <w:rFonts w:ascii="Times" w:hAnsi="Times" w:cs="Times New Roman"/>
        </w:rPr>
        <w:t>6</w:t>
      </w:r>
      <w:r w:rsidRPr="00C57070">
        <w:rPr>
          <w:rFonts w:ascii="Times" w:hAnsi="Times" w:cs="Times New Roman"/>
        </w:rPr>
        <w:t xml:space="preserve"> – </w:t>
      </w:r>
      <w:r>
        <w:rPr>
          <w:rFonts w:ascii="Times" w:hAnsi="Times" w:cs="Times New Roman"/>
        </w:rPr>
        <w:t>Курс акций Газпрома</w:t>
      </w:r>
    </w:p>
    <w:p w:rsidR="00C57070" w:rsidRDefault="00C57070" w:rsidP="00C57070">
      <w:pPr>
        <w:spacing w:line="360" w:lineRule="auto"/>
        <w:jc w:val="center"/>
        <w:rPr>
          <w:rFonts w:ascii="Times" w:hAnsi="Times"/>
          <w:sz w:val="28"/>
          <w:szCs w:val="28"/>
        </w:rPr>
      </w:pPr>
      <w:r>
        <w:rPr>
          <w:rFonts w:ascii="Times" w:hAnsi="Times"/>
          <w:noProof/>
          <w:sz w:val="28"/>
          <w:szCs w:val="28"/>
          <w:lang w:eastAsia="ru-RU"/>
        </w:rPr>
        <w:drawing>
          <wp:inline distT="0" distB="0" distL="0" distR="0">
            <wp:extent cx="3759186" cy="2344616"/>
            <wp:effectExtent l="0" t="0" r="635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Снимок экрана 2019-12-17 в 10.19.12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5376" cy="2348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070" w:rsidRDefault="00C57070" w:rsidP="00C57070">
      <w:pPr>
        <w:spacing w:line="360" w:lineRule="auto"/>
        <w:ind w:firstLine="708"/>
        <w:jc w:val="center"/>
        <w:rPr>
          <w:rFonts w:ascii="Times" w:hAnsi="Times" w:cs="Times New Roman"/>
        </w:rPr>
      </w:pPr>
      <w:r w:rsidRPr="00C57070">
        <w:rPr>
          <w:rFonts w:ascii="Times" w:hAnsi="Times" w:cs="Times New Roman"/>
        </w:rPr>
        <w:t xml:space="preserve">Рисунок </w:t>
      </w:r>
      <w:r>
        <w:rPr>
          <w:rFonts w:ascii="Times" w:hAnsi="Times" w:cs="Times New Roman"/>
        </w:rPr>
        <w:t>7</w:t>
      </w:r>
      <w:r w:rsidRPr="00C57070">
        <w:rPr>
          <w:rFonts w:ascii="Times" w:hAnsi="Times" w:cs="Times New Roman"/>
        </w:rPr>
        <w:t xml:space="preserve"> – </w:t>
      </w:r>
      <w:r>
        <w:rPr>
          <w:rFonts w:ascii="Times" w:hAnsi="Times" w:cs="Times New Roman"/>
        </w:rPr>
        <w:t>Курс акций ВТБ</w:t>
      </w:r>
    </w:p>
    <w:p w:rsidR="00C57070" w:rsidRDefault="00C57070" w:rsidP="00C57070">
      <w:pPr>
        <w:spacing w:line="360" w:lineRule="auto"/>
        <w:ind w:firstLine="708"/>
        <w:rPr>
          <w:rFonts w:ascii="Times" w:hAnsi="Times" w:cs="Times New Roman"/>
        </w:rPr>
      </w:pPr>
    </w:p>
    <w:p w:rsidR="00C57070" w:rsidRDefault="00C57070" w:rsidP="009473F7">
      <w:pPr>
        <w:spacing w:line="360" w:lineRule="auto"/>
        <w:ind w:firstLine="708"/>
        <w:jc w:val="both"/>
        <w:rPr>
          <w:rFonts w:ascii="Times" w:hAnsi="Times" w:cs="Times New Roman"/>
          <w:sz w:val="28"/>
          <w:szCs w:val="28"/>
        </w:rPr>
      </w:pPr>
      <w:r>
        <w:rPr>
          <w:rFonts w:ascii="Times" w:hAnsi="Times" w:cs="Times New Roman"/>
          <w:sz w:val="28"/>
          <w:szCs w:val="28"/>
        </w:rPr>
        <w:t>С помощью геометрического броуновского движения были рассчитаны коэффициенты и смоделированы графики согласно формулам 1, 2, 3, 4. Результаты отображены на рисунках 8-11, код функции размещен в приложении.</w:t>
      </w:r>
    </w:p>
    <w:p w:rsidR="00C57070" w:rsidRPr="00C57070" w:rsidRDefault="00C57070" w:rsidP="00C57070">
      <w:pPr>
        <w:spacing w:line="360" w:lineRule="auto"/>
        <w:ind w:firstLine="708"/>
        <w:jc w:val="center"/>
        <w:rPr>
          <w:rFonts w:ascii="Times" w:hAnsi="Times" w:cs="Times New Roman"/>
          <w:sz w:val="28"/>
          <w:szCs w:val="28"/>
        </w:rPr>
      </w:pPr>
      <w:r>
        <w:rPr>
          <w:rFonts w:ascii="Times" w:hAnsi="Times" w:cs="Times New Roman"/>
          <w:noProof/>
          <w:sz w:val="28"/>
          <w:szCs w:val="28"/>
          <w:lang w:eastAsia="ru-RU"/>
        </w:rPr>
        <w:drawing>
          <wp:inline distT="0" distB="0" distL="0" distR="0">
            <wp:extent cx="4064000" cy="2233918"/>
            <wp:effectExtent l="0" t="0" r="0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Снимок экрана 2019-12-17 в 10.24.4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4416" cy="2239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070" w:rsidRDefault="00C57070" w:rsidP="00C57070">
      <w:pPr>
        <w:spacing w:line="360" w:lineRule="auto"/>
        <w:ind w:firstLine="708"/>
        <w:jc w:val="center"/>
        <w:rPr>
          <w:rFonts w:ascii="Times" w:hAnsi="Times" w:cs="Times New Roman"/>
          <w:lang w:val="en-US"/>
        </w:rPr>
      </w:pPr>
      <w:r w:rsidRPr="00C57070">
        <w:rPr>
          <w:rFonts w:ascii="Times" w:hAnsi="Times" w:cs="Times New Roman"/>
        </w:rPr>
        <w:t xml:space="preserve">Рисунок </w:t>
      </w:r>
      <w:r>
        <w:rPr>
          <w:rFonts w:ascii="Times" w:hAnsi="Times" w:cs="Times New Roman"/>
        </w:rPr>
        <w:t>8</w:t>
      </w:r>
      <w:r w:rsidRPr="00C57070">
        <w:rPr>
          <w:rFonts w:ascii="Times" w:hAnsi="Times" w:cs="Times New Roman"/>
        </w:rPr>
        <w:t xml:space="preserve"> – Индекс РТС,</w:t>
      </w:r>
      <w:r>
        <w:rPr>
          <w:rFonts w:ascii="Times" w:hAnsi="Times" w:cs="Times New Roman"/>
        </w:rPr>
        <w:t xml:space="preserve"> смоделированный с помощью </w:t>
      </w:r>
      <w:r>
        <w:rPr>
          <w:rFonts w:ascii="Times" w:hAnsi="Times" w:cs="Times New Roman"/>
          <w:lang w:val="en-US"/>
        </w:rPr>
        <w:t>GBM</w:t>
      </w:r>
    </w:p>
    <w:p w:rsidR="00C57070" w:rsidRDefault="000A1F87" w:rsidP="00C57070">
      <w:pPr>
        <w:spacing w:line="360" w:lineRule="auto"/>
        <w:ind w:firstLine="708"/>
        <w:jc w:val="center"/>
        <w:rPr>
          <w:rFonts w:ascii="Times" w:hAnsi="Times" w:cs="Times New Roman"/>
          <w:lang w:val="en-US"/>
        </w:rPr>
      </w:pPr>
      <w:r>
        <w:rPr>
          <w:rFonts w:ascii="Times" w:hAnsi="Times" w:cs="Times New Roman"/>
          <w:noProof/>
          <w:lang w:eastAsia="ru-RU"/>
        </w:rPr>
        <w:drawing>
          <wp:inline distT="0" distB="0" distL="0" distR="0">
            <wp:extent cx="4040695" cy="2461846"/>
            <wp:effectExtent l="0" t="0" r="0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Снимок экрана 2019-12-17 в 10.26.3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176" cy="2471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F87" w:rsidRDefault="000A1F87" w:rsidP="000A1F87">
      <w:pPr>
        <w:spacing w:line="360" w:lineRule="auto"/>
        <w:ind w:firstLine="708"/>
        <w:jc w:val="center"/>
        <w:rPr>
          <w:rFonts w:ascii="Times" w:hAnsi="Times" w:cs="Times New Roman"/>
          <w:lang w:val="en-US"/>
        </w:rPr>
      </w:pPr>
      <w:r w:rsidRPr="00C57070">
        <w:rPr>
          <w:rFonts w:ascii="Times" w:hAnsi="Times" w:cs="Times New Roman"/>
        </w:rPr>
        <w:t xml:space="preserve">Рисунок </w:t>
      </w:r>
      <w:r w:rsidRPr="000A1F87">
        <w:rPr>
          <w:rFonts w:ascii="Times" w:hAnsi="Times" w:cs="Times New Roman"/>
        </w:rPr>
        <w:t>9</w:t>
      </w:r>
      <w:r w:rsidRPr="00C57070">
        <w:rPr>
          <w:rFonts w:ascii="Times" w:hAnsi="Times" w:cs="Times New Roman"/>
        </w:rPr>
        <w:t xml:space="preserve"> – </w:t>
      </w:r>
      <w:r>
        <w:rPr>
          <w:rFonts w:ascii="Times" w:hAnsi="Times" w:cs="Times New Roman"/>
        </w:rPr>
        <w:t>Курс акций Сбербанка</w:t>
      </w:r>
      <w:r w:rsidRPr="00C57070">
        <w:rPr>
          <w:rFonts w:ascii="Times" w:hAnsi="Times" w:cs="Times New Roman"/>
        </w:rPr>
        <w:t>,</w:t>
      </w:r>
      <w:r>
        <w:rPr>
          <w:rFonts w:ascii="Times" w:hAnsi="Times" w:cs="Times New Roman"/>
        </w:rPr>
        <w:t xml:space="preserve"> смоделированный с помощью </w:t>
      </w:r>
      <w:r>
        <w:rPr>
          <w:rFonts w:ascii="Times" w:hAnsi="Times" w:cs="Times New Roman"/>
          <w:lang w:val="en-US"/>
        </w:rPr>
        <w:t>GBM</w:t>
      </w:r>
    </w:p>
    <w:p w:rsidR="000A1F87" w:rsidRDefault="000A1F87" w:rsidP="000A1F87">
      <w:pPr>
        <w:spacing w:line="360" w:lineRule="auto"/>
        <w:ind w:firstLine="708"/>
        <w:jc w:val="center"/>
        <w:rPr>
          <w:rFonts w:ascii="Times" w:hAnsi="Times" w:cs="Times New Roman"/>
          <w:lang w:val="en-US"/>
        </w:rPr>
      </w:pPr>
    </w:p>
    <w:p w:rsidR="000A1F87" w:rsidRPr="00C57070" w:rsidRDefault="000A1F87" w:rsidP="00C57070">
      <w:pPr>
        <w:spacing w:line="360" w:lineRule="auto"/>
        <w:ind w:firstLine="708"/>
        <w:jc w:val="center"/>
        <w:rPr>
          <w:rFonts w:ascii="Times" w:hAnsi="Times" w:cs="Times New Roman"/>
          <w:lang w:val="en-US"/>
        </w:rPr>
      </w:pPr>
    </w:p>
    <w:p w:rsidR="00C57070" w:rsidRDefault="000A1F87" w:rsidP="000A1F87">
      <w:pPr>
        <w:spacing w:line="360" w:lineRule="auto"/>
        <w:jc w:val="center"/>
        <w:rPr>
          <w:rFonts w:ascii="Times" w:hAnsi="Times"/>
          <w:sz w:val="28"/>
          <w:szCs w:val="28"/>
        </w:rPr>
      </w:pPr>
      <w:r>
        <w:rPr>
          <w:rFonts w:ascii="Times" w:hAnsi="Times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444438" cy="2665046"/>
            <wp:effectExtent l="0" t="0" r="635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Снимок экрана 2019-12-17 в 10.31.22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3919" cy="2670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F87" w:rsidRDefault="000A1F87" w:rsidP="000A1F87">
      <w:pPr>
        <w:spacing w:line="360" w:lineRule="auto"/>
        <w:ind w:firstLine="708"/>
        <w:jc w:val="center"/>
        <w:rPr>
          <w:rFonts w:ascii="Times" w:hAnsi="Times" w:cs="Times New Roman"/>
          <w:lang w:val="en-US"/>
        </w:rPr>
      </w:pPr>
      <w:r w:rsidRPr="00C57070">
        <w:rPr>
          <w:rFonts w:ascii="Times" w:hAnsi="Times" w:cs="Times New Roman"/>
        </w:rPr>
        <w:t xml:space="preserve">Рисунок </w:t>
      </w:r>
      <w:r>
        <w:rPr>
          <w:rFonts w:ascii="Times" w:hAnsi="Times" w:cs="Times New Roman"/>
        </w:rPr>
        <w:t>10</w:t>
      </w:r>
      <w:r w:rsidRPr="00C57070">
        <w:rPr>
          <w:rFonts w:ascii="Times" w:hAnsi="Times" w:cs="Times New Roman"/>
        </w:rPr>
        <w:t xml:space="preserve"> – </w:t>
      </w:r>
      <w:r>
        <w:rPr>
          <w:rFonts w:ascii="Times" w:hAnsi="Times" w:cs="Times New Roman"/>
        </w:rPr>
        <w:t>Курс акций Газпрома</w:t>
      </w:r>
      <w:r w:rsidRPr="00C57070">
        <w:rPr>
          <w:rFonts w:ascii="Times" w:hAnsi="Times" w:cs="Times New Roman"/>
        </w:rPr>
        <w:t>,</w:t>
      </w:r>
      <w:r>
        <w:rPr>
          <w:rFonts w:ascii="Times" w:hAnsi="Times" w:cs="Times New Roman"/>
        </w:rPr>
        <w:t xml:space="preserve"> смоделированный с помощью </w:t>
      </w:r>
      <w:r>
        <w:rPr>
          <w:rFonts w:ascii="Times" w:hAnsi="Times" w:cs="Times New Roman"/>
          <w:lang w:val="en-US"/>
        </w:rPr>
        <w:t>GBM</w:t>
      </w:r>
    </w:p>
    <w:p w:rsidR="000A1F87" w:rsidRDefault="000A1F87" w:rsidP="000A1F87">
      <w:pPr>
        <w:spacing w:line="360" w:lineRule="auto"/>
        <w:ind w:firstLine="708"/>
        <w:jc w:val="center"/>
        <w:rPr>
          <w:rFonts w:ascii="Times" w:hAnsi="Times" w:cs="Times New Roman"/>
          <w:lang w:val="en-US"/>
        </w:rPr>
      </w:pPr>
    </w:p>
    <w:p w:rsidR="000A1F87" w:rsidRDefault="000A1F87" w:rsidP="000A1F87">
      <w:pPr>
        <w:spacing w:line="360" w:lineRule="auto"/>
        <w:jc w:val="center"/>
        <w:rPr>
          <w:rFonts w:ascii="Times" w:hAnsi="Times"/>
          <w:sz w:val="28"/>
          <w:szCs w:val="28"/>
        </w:rPr>
      </w:pPr>
      <w:r>
        <w:rPr>
          <w:rFonts w:ascii="Times" w:hAnsi="Times"/>
          <w:noProof/>
          <w:sz w:val="28"/>
          <w:szCs w:val="28"/>
          <w:lang w:eastAsia="ru-RU"/>
        </w:rPr>
        <w:drawing>
          <wp:inline distT="0" distB="0" distL="0" distR="0">
            <wp:extent cx="3954585" cy="2481309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Снимок экрана 2019-12-17 в 10.32.35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1360" cy="249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F87" w:rsidRPr="00E23FFC" w:rsidRDefault="000A1F87" w:rsidP="00E23FFC">
      <w:pPr>
        <w:spacing w:line="360" w:lineRule="auto"/>
        <w:ind w:firstLine="708"/>
        <w:jc w:val="center"/>
        <w:rPr>
          <w:rFonts w:ascii="Times" w:hAnsi="Times" w:cs="Times New Roman"/>
        </w:rPr>
      </w:pPr>
      <w:r w:rsidRPr="00C57070">
        <w:rPr>
          <w:rFonts w:ascii="Times" w:hAnsi="Times" w:cs="Times New Roman"/>
        </w:rPr>
        <w:t xml:space="preserve">Рисунок </w:t>
      </w:r>
      <w:r>
        <w:rPr>
          <w:rFonts w:ascii="Times" w:hAnsi="Times" w:cs="Times New Roman"/>
        </w:rPr>
        <w:t>11</w:t>
      </w:r>
      <w:r w:rsidRPr="00C57070">
        <w:rPr>
          <w:rFonts w:ascii="Times" w:hAnsi="Times" w:cs="Times New Roman"/>
        </w:rPr>
        <w:t xml:space="preserve"> – </w:t>
      </w:r>
      <w:r>
        <w:rPr>
          <w:rFonts w:ascii="Times" w:hAnsi="Times" w:cs="Times New Roman"/>
        </w:rPr>
        <w:t>Курс акций ВТБ</w:t>
      </w:r>
      <w:r w:rsidRPr="00C57070">
        <w:rPr>
          <w:rFonts w:ascii="Times" w:hAnsi="Times" w:cs="Times New Roman"/>
        </w:rPr>
        <w:t>,</w:t>
      </w:r>
      <w:r>
        <w:rPr>
          <w:rFonts w:ascii="Times" w:hAnsi="Times" w:cs="Times New Roman"/>
        </w:rPr>
        <w:t xml:space="preserve"> смоделированный с помощью </w:t>
      </w:r>
      <w:r>
        <w:rPr>
          <w:rFonts w:ascii="Times" w:hAnsi="Times" w:cs="Times New Roman"/>
          <w:lang w:val="en-US"/>
        </w:rPr>
        <w:t>GBM</w:t>
      </w:r>
    </w:p>
    <w:p w:rsidR="000A1F87" w:rsidRPr="00E80F0E" w:rsidRDefault="000A1F87">
      <w:pPr>
        <w:spacing w:line="360" w:lineRule="auto"/>
        <w:ind w:firstLine="708"/>
        <w:jc w:val="both"/>
        <w:rPr>
          <w:rFonts w:ascii="Times" w:hAnsi="Times"/>
          <w:sz w:val="28"/>
          <w:szCs w:val="28"/>
          <w:rPrChange w:id="3" w:author="zimin.yuri22@gmail.com" w:date="2019-12-18T13:15:00Z">
            <w:rPr>
              <w:rFonts w:ascii="Times" w:hAnsi="Times"/>
              <w:sz w:val="28"/>
              <w:szCs w:val="28"/>
              <w:highlight w:val="yellow"/>
            </w:rPr>
          </w:rPrChange>
        </w:rPr>
        <w:pPrChange w:id="4" w:author="zimin.yuri22@gmail.com" w:date="2019-12-18T13:25:00Z">
          <w:pPr>
            <w:spacing w:line="360" w:lineRule="auto"/>
            <w:jc w:val="both"/>
          </w:pPr>
        </w:pPrChange>
      </w:pPr>
      <w:r w:rsidRPr="00E80F0E">
        <w:rPr>
          <w:rFonts w:ascii="Times" w:hAnsi="Times"/>
          <w:sz w:val="28"/>
          <w:szCs w:val="28"/>
          <w:rPrChange w:id="5" w:author="zimin.yuri22@gmail.com" w:date="2019-12-18T13:15:00Z">
            <w:rPr>
              <w:rFonts w:ascii="Times" w:hAnsi="Times"/>
              <w:sz w:val="28"/>
              <w:szCs w:val="28"/>
              <w:highlight w:val="yellow"/>
            </w:rPr>
          </w:rPrChange>
        </w:rPr>
        <w:t xml:space="preserve">Для расчета статистик используется </w:t>
      </w:r>
      <w:r w:rsidR="00E23FFC" w:rsidRPr="00E80F0E">
        <w:rPr>
          <w:rFonts w:ascii="Times" w:hAnsi="Times"/>
          <w:sz w:val="28"/>
          <w:szCs w:val="28"/>
          <w:rPrChange w:id="6" w:author="zimin.yuri22@gmail.com" w:date="2019-12-18T13:15:00Z">
            <w:rPr>
              <w:rFonts w:ascii="Times" w:hAnsi="Times"/>
              <w:sz w:val="28"/>
              <w:szCs w:val="28"/>
              <w:highlight w:val="yellow"/>
            </w:rPr>
          </w:rPrChange>
        </w:rPr>
        <w:t xml:space="preserve">класс </w:t>
      </w:r>
      <w:r w:rsidR="00E23FFC" w:rsidRPr="00E80F0E">
        <w:rPr>
          <w:rFonts w:ascii="Times" w:hAnsi="Times"/>
          <w:sz w:val="28"/>
          <w:szCs w:val="28"/>
          <w:lang w:val="en-US"/>
          <w:rPrChange w:id="7" w:author="zimin.yuri22@gmail.com" w:date="2019-12-18T13:15:00Z">
            <w:rPr>
              <w:rFonts w:ascii="Times" w:hAnsi="Times"/>
              <w:sz w:val="28"/>
              <w:szCs w:val="28"/>
              <w:highlight w:val="yellow"/>
              <w:lang w:val="en-US"/>
            </w:rPr>
          </w:rPrChange>
        </w:rPr>
        <w:t>Analysis</w:t>
      </w:r>
      <w:r w:rsidR="00E23FFC" w:rsidRPr="00E80F0E">
        <w:rPr>
          <w:rFonts w:ascii="Times" w:hAnsi="Times"/>
          <w:sz w:val="28"/>
          <w:szCs w:val="28"/>
          <w:rPrChange w:id="8" w:author="zimin.yuri22@gmail.com" w:date="2019-12-18T13:15:00Z">
            <w:rPr>
              <w:rFonts w:ascii="Times" w:hAnsi="Times"/>
              <w:sz w:val="28"/>
              <w:szCs w:val="28"/>
              <w:highlight w:val="yellow"/>
            </w:rPr>
          </w:rPrChange>
        </w:rPr>
        <w:t xml:space="preserve"> и формулы с 5-13. Результаты представлены в таблице 1</w:t>
      </w:r>
      <w:r w:rsidR="000672EA">
        <w:rPr>
          <w:rFonts w:ascii="Times" w:hAnsi="Times"/>
          <w:sz w:val="28"/>
          <w:szCs w:val="28"/>
        </w:rPr>
        <w:t xml:space="preserve"> и 2</w:t>
      </w:r>
      <w:r w:rsidR="00E23FFC" w:rsidRPr="00E80F0E">
        <w:rPr>
          <w:rFonts w:ascii="Times" w:hAnsi="Times"/>
          <w:sz w:val="28"/>
          <w:szCs w:val="28"/>
          <w:rPrChange w:id="9" w:author="zimin.yuri22@gmail.com" w:date="2019-12-18T13:15:00Z">
            <w:rPr>
              <w:rFonts w:ascii="Times" w:hAnsi="Times"/>
              <w:sz w:val="28"/>
              <w:szCs w:val="28"/>
              <w:highlight w:val="yellow"/>
            </w:rPr>
          </w:rPrChange>
        </w:rPr>
        <w:t>.</w:t>
      </w:r>
    </w:p>
    <w:p w:rsidR="00E23FFC" w:rsidRPr="00E80F0E" w:rsidRDefault="00E23FFC" w:rsidP="00E23FFC">
      <w:pPr>
        <w:spacing w:line="360" w:lineRule="auto"/>
        <w:jc w:val="both"/>
        <w:rPr>
          <w:rFonts w:ascii="Times" w:hAnsi="Times"/>
          <w:sz w:val="28"/>
          <w:szCs w:val="28"/>
          <w:rPrChange w:id="10" w:author="zimin.yuri22@gmail.com" w:date="2019-12-18T13:15:00Z">
            <w:rPr>
              <w:rFonts w:ascii="Times" w:hAnsi="Times"/>
              <w:sz w:val="28"/>
              <w:szCs w:val="28"/>
              <w:highlight w:val="yellow"/>
            </w:rPr>
          </w:rPrChange>
        </w:rPr>
      </w:pPr>
    </w:p>
    <w:tbl>
      <w:tblPr>
        <w:tblStyle w:val="a9"/>
        <w:tblW w:w="0" w:type="auto"/>
        <w:tblLayout w:type="fixed"/>
        <w:tblLook w:val="04A0" w:firstRow="1" w:lastRow="0" w:firstColumn="1" w:lastColumn="0" w:noHBand="0" w:noVBand="1"/>
      </w:tblPr>
      <w:tblGrid>
        <w:gridCol w:w="2263"/>
        <w:gridCol w:w="1826"/>
        <w:gridCol w:w="1748"/>
        <w:gridCol w:w="1641"/>
        <w:gridCol w:w="1861"/>
      </w:tblGrid>
      <w:tr w:rsidR="00E80F0E" w:rsidRPr="00E80F0E" w:rsidTr="000A187C">
        <w:tc>
          <w:tcPr>
            <w:tcW w:w="2263" w:type="dxa"/>
          </w:tcPr>
          <w:p w:rsidR="00E80F0E" w:rsidRPr="00E80F0E" w:rsidRDefault="00E80F0E" w:rsidP="00E80F0E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  <w:rPrChange w:id="11" w:author="zimin.yuri22@gmail.com" w:date="2019-12-18T13:15:00Z">
                  <w:rPr>
                    <w:rFonts w:ascii="Times" w:hAnsi="Times"/>
                    <w:sz w:val="28"/>
                    <w:szCs w:val="28"/>
                    <w:highlight w:val="yellow"/>
                  </w:rPr>
                </w:rPrChange>
              </w:rPr>
            </w:pPr>
          </w:p>
        </w:tc>
        <w:tc>
          <w:tcPr>
            <w:tcW w:w="1826" w:type="dxa"/>
          </w:tcPr>
          <w:p w:rsidR="00E80F0E" w:rsidRPr="00E80F0E" w:rsidRDefault="00E80F0E" w:rsidP="00E80F0E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  <w:rPrChange w:id="12" w:author="zimin.yuri22@gmail.com" w:date="2019-12-18T13:15:00Z">
                  <w:rPr>
                    <w:rFonts w:ascii="Times" w:hAnsi="Times"/>
                    <w:sz w:val="28"/>
                    <w:szCs w:val="28"/>
                    <w:highlight w:val="yellow"/>
                  </w:rPr>
                </w:rPrChange>
              </w:rPr>
            </w:pPr>
            <w:r w:rsidRPr="00E80F0E">
              <w:rPr>
                <w:rFonts w:ascii="Times" w:hAnsi="Times"/>
                <w:sz w:val="28"/>
                <w:szCs w:val="28"/>
                <w:rPrChange w:id="13" w:author="zimin.yuri22@gmail.com" w:date="2019-12-18T13:15:00Z">
                  <w:rPr>
                    <w:rFonts w:ascii="Times" w:hAnsi="Times"/>
                    <w:sz w:val="28"/>
                    <w:szCs w:val="28"/>
                    <w:highlight w:val="yellow"/>
                  </w:rPr>
                </w:rPrChange>
              </w:rPr>
              <w:t>Индекс РТС</w:t>
            </w:r>
          </w:p>
        </w:tc>
        <w:tc>
          <w:tcPr>
            <w:tcW w:w="1748" w:type="dxa"/>
          </w:tcPr>
          <w:p w:rsidR="00E80F0E" w:rsidRPr="00E80F0E" w:rsidRDefault="00E80F0E" w:rsidP="00E80F0E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  <w:rPrChange w:id="14" w:author="zimin.yuri22@gmail.com" w:date="2019-12-18T13:15:00Z">
                  <w:rPr>
                    <w:rFonts w:ascii="Times" w:hAnsi="Times"/>
                    <w:sz w:val="28"/>
                    <w:szCs w:val="28"/>
                    <w:highlight w:val="yellow"/>
                  </w:rPr>
                </w:rPrChange>
              </w:rPr>
            </w:pPr>
            <w:r w:rsidRPr="00E80F0E">
              <w:rPr>
                <w:rFonts w:ascii="Times" w:hAnsi="Times"/>
                <w:sz w:val="28"/>
                <w:szCs w:val="28"/>
                <w:rPrChange w:id="15" w:author="zimin.yuri22@gmail.com" w:date="2019-12-18T13:15:00Z">
                  <w:rPr>
                    <w:rFonts w:ascii="Times" w:hAnsi="Times"/>
                    <w:sz w:val="28"/>
                    <w:szCs w:val="28"/>
                    <w:highlight w:val="yellow"/>
                  </w:rPr>
                </w:rPrChange>
              </w:rPr>
              <w:t>Сбербанк</w:t>
            </w:r>
          </w:p>
        </w:tc>
        <w:tc>
          <w:tcPr>
            <w:tcW w:w="1641" w:type="dxa"/>
          </w:tcPr>
          <w:p w:rsidR="00E80F0E" w:rsidRPr="00E80F0E" w:rsidRDefault="00E80F0E" w:rsidP="00E80F0E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  <w:rPrChange w:id="16" w:author="zimin.yuri22@gmail.com" w:date="2019-12-18T13:15:00Z">
                  <w:rPr>
                    <w:rFonts w:ascii="Times" w:hAnsi="Times"/>
                    <w:sz w:val="28"/>
                    <w:szCs w:val="28"/>
                    <w:highlight w:val="yellow"/>
                  </w:rPr>
                </w:rPrChange>
              </w:rPr>
            </w:pPr>
            <w:r w:rsidRPr="00E80F0E">
              <w:rPr>
                <w:rFonts w:ascii="Times" w:hAnsi="Times"/>
                <w:sz w:val="28"/>
                <w:szCs w:val="28"/>
                <w:rPrChange w:id="17" w:author="zimin.yuri22@gmail.com" w:date="2019-12-18T13:15:00Z">
                  <w:rPr>
                    <w:rFonts w:ascii="Times" w:hAnsi="Times"/>
                    <w:sz w:val="28"/>
                    <w:szCs w:val="28"/>
                    <w:highlight w:val="yellow"/>
                  </w:rPr>
                </w:rPrChange>
              </w:rPr>
              <w:t xml:space="preserve">РТС - </w:t>
            </w:r>
            <w:r w:rsidRPr="00E80F0E">
              <w:rPr>
                <w:rFonts w:ascii="Times" w:hAnsi="Times"/>
                <w:sz w:val="28"/>
                <w:szCs w:val="28"/>
                <w:lang w:val="en-US"/>
                <w:rPrChange w:id="18" w:author="zimin.yuri22@gmail.com" w:date="2019-12-18T13:15:00Z">
                  <w:rPr>
                    <w:rFonts w:ascii="Times" w:hAnsi="Times"/>
                    <w:sz w:val="28"/>
                    <w:szCs w:val="28"/>
                    <w:highlight w:val="yellow"/>
                    <w:lang w:val="en-US"/>
                  </w:rPr>
                </w:rPrChange>
              </w:rPr>
              <w:t>GBM</w:t>
            </w:r>
          </w:p>
        </w:tc>
        <w:tc>
          <w:tcPr>
            <w:tcW w:w="1861" w:type="dxa"/>
          </w:tcPr>
          <w:p w:rsidR="00E80F0E" w:rsidRPr="00E80F0E" w:rsidRDefault="00E80F0E" w:rsidP="00E80F0E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  <w:rPrChange w:id="19" w:author="zimin.yuri22@gmail.com" w:date="2019-12-18T13:15:00Z">
                  <w:rPr>
                    <w:rFonts w:ascii="Times" w:hAnsi="Times"/>
                    <w:sz w:val="28"/>
                    <w:szCs w:val="28"/>
                    <w:highlight w:val="yellow"/>
                  </w:rPr>
                </w:rPrChange>
              </w:rPr>
            </w:pPr>
            <w:r w:rsidRPr="00E80F0E">
              <w:rPr>
                <w:rFonts w:ascii="Times" w:hAnsi="Times"/>
                <w:sz w:val="28"/>
                <w:szCs w:val="28"/>
                <w:rPrChange w:id="20" w:author="zimin.yuri22@gmail.com" w:date="2019-12-18T13:15:00Z">
                  <w:rPr>
                    <w:rFonts w:ascii="Times" w:hAnsi="Times"/>
                    <w:sz w:val="28"/>
                    <w:szCs w:val="28"/>
                    <w:highlight w:val="yellow"/>
                  </w:rPr>
                </w:rPrChange>
              </w:rPr>
              <w:t>Сбербанк</w:t>
            </w:r>
            <w:r w:rsidRPr="00E80F0E">
              <w:rPr>
                <w:rFonts w:ascii="Times" w:hAnsi="Times"/>
                <w:sz w:val="28"/>
                <w:szCs w:val="28"/>
                <w:lang w:val="en-US"/>
                <w:rPrChange w:id="21" w:author="zimin.yuri22@gmail.com" w:date="2019-12-18T13:15:00Z">
                  <w:rPr>
                    <w:rFonts w:ascii="Times" w:hAnsi="Times"/>
                    <w:sz w:val="28"/>
                    <w:szCs w:val="28"/>
                    <w:highlight w:val="yellow"/>
                    <w:lang w:val="en-US"/>
                  </w:rPr>
                </w:rPrChange>
              </w:rPr>
              <w:t xml:space="preserve"> - GBM</w:t>
            </w:r>
          </w:p>
        </w:tc>
      </w:tr>
      <w:tr w:rsidR="00E80F0E" w:rsidRPr="00E80F0E" w:rsidTr="000A187C">
        <w:tc>
          <w:tcPr>
            <w:tcW w:w="2263" w:type="dxa"/>
          </w:tcPr>
          <w:p w:rsidR="00E80F0E" w:rsidRPr="00E80F0E" w:rsidRDefault="00E80F0E" w:rsidP="00E80F0E">
            <w:pPr>
              <w:spacing w:line="360" w:lineRule="auto"/>
              <w:rPr>
                <w:rFonts w:ascii="Times" w:hAnsi="Times" w:cs="Times New Roman"/>
                <w:sz w:val="28"/>
                <w:szCs w:val="28"/>
                <w:rPrChange w:id="22" w:author="zimin.yuri22@gmail.com" w:date="2019-12-18T13:15:00Z">
                  <w:rPr>
                    <w:rFonts w:ascii="Times" w:hAnsi="Times" w:cs="Times New Roman"/>
                    <w:sz w:val="28"/>
                    <w:szCs w:val="28"/>
                    <w:highlight w:val="yellow"/>
                  </w:rPr>
                </w:rPrChange>
              </w:rPr>
            </w:pPr>
            <w:r w:rsidRPr="00E80F0E">
              <w:rPr>
                <w:rFonts w:ascii="Times" w:hAnsi="Times" w:cs="Times New Roman"/>
                <w:sz w:val="28"/>
                <w:szCs w:val="28"/>
                <w:rPrChange w:id="23" w:author="zimin.yuri22@gmail.com" w:date="2019-12-18T13:15:00Z">
                  <w:rPr>
                    <w:rFonts w:ascii="Times" w:hAnsi="Times" w:cs="Times New Roman"/>
                    <w:sz w:val="28"/>
                    <w:szCs w:val="28"/>
                    <w:highlight w:val="yellow"/>
                  </w:rPr>
                </w:rPrChange>
              </w:rPr>
              <w:t>Среднее значение</w:t>
            </w:r>
          </w:p>
        </w:tc>
        <w:tc>
          <w:tcPr>
            <w:tcW w:w="1826" w:type="dxa"/>
          </w:tcPr>
          <w:p w:rsidR="00E80F0E" w:rsidRPr="00E80F0E" w:rsidRDefault="00E80F0E" w:rsidP="00E80F0E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  <w:rPrChange w:id="24" w:author="zimin.yuri22@gmail.com" w:date="2019-12-18T13:15:00Z">
                  <w:rPr>
                    <w:rFonts w:ascii="Times" w:hAnsi="Times"/>
                    <w:sz w:val="28"/>
                    <w:szCs w:val="28"/>
                    <w:highlight w:val="yellow"/>
                  </w:rPr>
                </w:rPrChange>
              </w:rPr>
            </w:pPr>
            <w:r w:rsidRPr="00E80F0E">
              <w:rPr>
                <w:rFonts w:ascii="Times" w:hAnsi="Times"/>
                <w:sz w:val="28"/>
                <w:szCs w:val="28"/>
                <w:rPrChange w:id="25" w:author="zimin.yuri22@gmail.com" w:date="2019-12-18T13:15:00Z">
                  <w:rPr>
                    <w:rFonts w:ascii="Times" w:hAnsi="Times"/>
                    <w:sz w:val="28"/>
                    <w:szCs w:val="28"/>
                    <w:highlight w:val="yellow"/>
                  </w:rPr>
                </w:rPrChange>
              </w:rPr>
              <w:t>117953.35</w:t>
            </w:r>
          </w:p>
        </w:tc>
        <w:tc>
          <w:tcPr>
            <w:tcW w:w="1748" w:type="dxa"/>
          </w:tcPr>
          <w:p w:rsidR="00E80F0E" w:rsidRPr="00E80F0E" w:rsidRDefault="00E80F0E" w:rsidP="00E80F0E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  <w:rPrChange w:id="26" w:author="zimin.yuri22@gmail.com" w:date="2019-12-18T13:15:00Z">
                  <w:rPr>
                    <w:rFonts w:ascii="Times" w:hAnsi="Times"/>
                    <w:sz w:val="28"/>
                    <w:szCs w:val="28"/>
                    <w:highlight w:val="yellow"/>
                  </w:rPr>
                </w:rPrChange>
              </w:rPr>
            </w:pPr>
            <w:r w:rsidRPr="00E80F0E">
              <w:rPr>
                <w:rFonts w:ascii="Helvetica Neue" w:hAnsi="Helvetica Neue" w:cs="Helvetica Neue"/>
                <w:bCs/>
                <w:sz w:val="28"/>
                <w:szCs w:val="28"/>
                <w:rPrChange w:id="27" w:author="zimin.yuri22@gmail.com" w:date="2019-12-18T13:15:00Z">
                  <w:rPr>
                    <w:rFonts w:ascii="Helvetica Neue" w:hAnsi="Helvetica Neue" w:cs="Helvetica Neue"/>
                    <w:bCs/>
                    <w:color w:val="000000"/>
                    <w:sz w:val="28"/>
                    <w:szCs w:val="28"/>
                    <w:highlight w:val="yellow"/>
                  </w:rPr>
                </w:rPrChange>
              </w:rPr>
              <w:t>205.8</w:t>
            </w:r>
          </w:p>
        </w:tc>
        <w:tc>
          <w:tcPr>
            <w:tcW w:w="1641" w:type="dxa"/>
          </w:tcPr>
          <w:p w:rsidR="00E80F0E" w:rsidRPr="00E80F0E" w:rsidRDefault="00E80F0E" w:rsidP="00E80F0E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  <w:rPrChange w:id="28" w:author="zimin.yuri22@gmail.com" w:date="2019-12-18T13:15:00Z">
                  <w:rPr>
                    <w:rFonts w:ascii="Times" w:hAnsi="Times"/>
                    <w:sz w:val="28"/>
                    <w:szCs w:val="28"/>
                    <w:highlight w:val="yellow"/>
                  </w:rPr>
                </w:rPrChange>
              </w:rPr>
            </w:pPr>
            <w:r w:rsidRPr="00E80F0E">
              <w:rPr>
                <w:rFonts w:ascii="Helvetica Neue" w:hAnsi="Helvetica Neue" w:cs="Helvetica Neue"/>
                <w:bCs/>
                <w:sz w:val="26"/>
                <w:szCs w:val="26"/>
                <w:rPrChange w:id="29" w:author="zimin.yuri22@gmail.com" w:date="2019-12-18T13:15:00Z">
                  <w:rPr>
                    <w:rFonts w:ascii="Helvetica Neue" w:hAnsi="Helvetica Neue" w:cs="Helvetica Neue"/>
                    <w:bCs/>
                    <w:color w:val="000000"/>
                    <w:sz w:val="26"/>
                    <w:szCs w:val="26"/>
                    <w:highlight w:val="yellow"/>
                  </w:rPr>
                </w:rPrChange>
              </w:rPr>
              <w:t>112852.6</w:t>
            </w:r>
          </w:p>
        </w:tc>
        <w:tc>
          <w:tcPr>
            <w:tcW w:w="1861" w:type="dxa"/>
          </w:tcPr>
          <w:p w:rsidR="00E80F0E" w:rsidRPr="00E80F0E" w:rsidRDefault="00E80F0E" w:rsidP="00E80F0E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  <w:rPrChange w:id="30" w:author="zimin.yuri22@gmail.com" w:date="2019-12-18T13:15:00Z">
                  <w:rPr>
                    <w:rFonts w:ascii="Times" w:hAnsi="Times"/>
                    <w:sz w:val="28"/>
                    <w:szCs w:val="28"/>
                    <w:highlight w:val="yellow"/>
                  </w:rPr>
                </w:rPrChange>
              </w:rPr>
            </w:pPr>
            <w:r w:rsidRPr="00E80F0E">
              <w:rPr>
                <w:rFonts w:ascii="Helvetica Neue" w:hAnsi="Helvetica Neue" w:cs="Helvetica Neue"/>
                <w:bCs/>
                <w:sz w:val="26"/>
                <w:szCs w:val="26"/>
                <w:rPrChange w:id="31" w:author="zimin.yuri22@gmail.com" w:date="2019-12-18T13:15:00Z">
                  <w:rPr>
                    <w:rFonts w:ascii="Helvetica Neue" w:hAnsi="Helvetica Neue" w:cs="Helvetica Neue"/>
                    <w:bCs/>
                    <w:color w:val="000000"/>
                    <w:sz w:val="26"/>
                    <w:szCs w:val="26"/>
                    <w:highlight w:val="yellow"/>
                  </w:rPr>
                </w:rPrChange>
              </w:rPr>
              <w:t>197.36</w:t>
            </w:r>
          </w:p>
        </w:tc>
      </w:tr>
      <w:tr w:rsidR="00E80F0E" w:rsidRPr="00E80F0E" w:rsidTr="000A187C">
        <w:tc>
          <w:tcPr>
            <w:tcW w:w="2263" w:type="dxa"/>
          </w:tcPr>
          <w:p w:rsidR="00E80F0E" w:rsidRPr="00E80F0E" w:rsidRDefault="00E80F0E" w:rsidP="00E80F0E">
            <w:pPr>
              <w:spacing w:line="360" w:lineRule="auto"/>
              <w:rPr>
                <w:rFonts w:ascii="Times" w:hAnsi="Times" w:cs="Times New Roman"/>
                <w:sz w:val="28"/>
                <w:szCs w:val="28"/>
                <w:rPrChange w:id="32" w:author="zimin.yuri22@gmail.com" w:date="2019-12-18T13:15:00Z">
                  <w:rPr>
                    <w:rFonts w:ascii="Times" w:hAnsi="Times" w:cs="Times New Roman"/>
                    <w:sz w:val="28"/>
                    <w:szCs w:val="28"/>
                    <w:highlight w:val="yellow"/>
                  </w:rPr>
                </w:rPrChange>
              </w:rPr>
            </w:pPr>
            <w:r w:rsidRPr="00E80F0E">
              <w:rPr>
                <w:rFonts w:ascii="Times New Roman" w:hAnsi="Times New Roman" w:cs="Times New Roman"/>
                <w:sz w:val="28"/>
                <w:szCs w:val="28"/>
                <w:rPrChange w:id="33" w:author="zimin.yuri22@gmail.com" w:date="2019-12-18T13:15:00Z">
                  <w:rPr>
                    <w:rFonts w:ascii="Times New Roman" w:hAnsi="Times New Roman" w:cs="Times New Roman"/>
                    <w:sz w:val="28"/>
                    <w:szCs w:val="28"/>
                    <w:highlight w:val="yellow"/>
                  </w:rPr>
                </w:rPrChange>
              </w:rPr>
              <w:t>Дисперсия</w:t>
            </w:r>
          </w:p>
        </w:tc>
        <w:tc>
          <w:tcPr>
            <w:tcW w:w="1826" w:type="dxa"/>
          </w:tcPr>
          <w:p w:rsidR="00E80F0E" w:rsidRPr="00E80F0E" w:rsidRDefault="00E80F0E" w:rsidP="00E80F0E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  <w:rPrChange w:id="34" w:author="zimin.yuri22@gmail.com" w:date="2019-12-18T13:15:00Z">
                  <w:rPr>
                    <w:rFonts w:ascii="Times" w:hAnsi="Times"/>
                    <w:sz w:val="28"/>
                    <w:szCs w:val="28"/>
                    <w:highlight w:val="yellow"/>
                  </w:rPr>
                </w:rPrChange>
              </w:rPr>
            </w:pPr>
            <w:r w:rsidRPr="00E80F0E">
              <w:rPr>
                <w:rFonts w:ascii="Times" w:hAnsi="Times"/>
                <w:sz w:val="28"/>
                <w:szCs w:val="28"/>
                <w:rPrChange w:id="35" w:author="zimin.yuri22@gmail.com" w:date="2019-12-18T13:15:00Z">
                  <w:rPr>
                    <w:rFonts w:ascii="Times" w:hAnsi="Times"/>
                    <w:sz w:val="28"/>
                    <w:szCs w:val="28"/>
                    <w:highlight w:val="yellow"/>
                  </w:rPr>
                </w:rPrChange>
              </w:rPr>
              <w:t>112828404.12</w:t>
            </w:r>
          </w:p>
        </w:tc>
        <w:tc>
          <w:tcPr>
            <w:tcW w:w="1748" w:type="dxa"/>
          </w:tcPr>
          <w:p w:rsidR="00E80F0E" w:rsidRPr="00E80F0E" w:rsidRDefault="00E80F0E" w:rsidP="00E80F0E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  <w:rPrChange w:id="36" w:author="zimin.yuri22@gmail.com" w:date="2019-12-18T13:15:00Z">
                  <w:rPr>
                    <w:rFonts w:ascii="Times" w:hAnsi="Times"/>
                    <w:sz w:val="28"/>
                    <w:szCs w:val="28"/>
                    <w:highlight w:val="yellow"/>
                  </w:rPr>
                </w:rPrChange>
              </w:rPr>
            </w:pPr>
            <w:r w:rsidRPr="00E80F0E">
              <w:rPr>
                <w:rFonts w:ascii="Helvetica Neue" w:hAnsi="Helvetica Neue" w:cs="Helvetica Neue"/>
                <w:bCs/>
                <w:sz w:val="28"/>
                <w:szCs w:val="28"/>
                <w:rPrChange w:id="37" w:author="zimin.yuri22@gmail.com" w:date="2019-12-18T13:15:00Z">
                  <w:rPr>
                    <w:rFonts w:ascii="Helvetica Neue" w:hAnsi="Helvetica Neue" w:cs="Helvetica Neue"/>
                    <w:bCs/>
                    <w:color w:val="000000"/>
                    <w:sz w:val="28"/>
                    <w:szCs w:val="28"/>
                    <w:highlight w:val="yellow"/>
                  </w:rPr>
                </w:rPrChange>
              </w:rPr>
              <w:t>961.8</w:t>
            </w:r>
          </w:p>
        </w:tc>
        <w:tc>
          <w:tcPr>
            <w:tcW w:w="1641" w:type="dxa"/>
          </w:tcPr>
          <w:p w:rsidR="00E80F0E" w:rsidRPr="00E80F0E" w:rsidRDefault="00E80F0E" w:rsidP="00E80F0E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  <w:rPrChange w:id="38" w:author="zimin.yuri22@gmail.com" w:date="2019-12-18T13:15:00Z">
                  <w:rPr>
                    <w:rFonts w:ascii="Times" w:hAnsi="Times"/>
                    <w:sz w:val="28"/>
                    <w:szCs w:val="28"/>
                    <w:highlight w:val="yellow"/>
                  </w:rPr>
                </w:rPrChange>
              </w:rPr>
            </w:pPr>
            <w:r w:rsidRPr="00E80F0E">
              <w:rPr>
                <w:rFonts w:ascii="Helvetica Neue" w:hAnsi="Helvetica Neue" w:cs="Helvetica Neue"/>
                <w:bCs/>
                <w:sz w:val="26"/>
                <w:szCs w:val="26"/>
                <w:rPrChange w:id="39" w:author="zimin.yuri22@gmail.com" w:date="2019-12-18T13:15:00Z">
                  <w:rPr>
                    <w:rFonts w:ascii="Helvetica Neue" w:hAnsi="Helvetica Neue" w:cs="Helvetica Neue"/>
                    <w:bCs/>
                    <w:color w:val="000000"/>
                    <w:sz w:val="26"/>
                    <w:szCs w:val="26"/>
                    <w:highlight w:val="yellow"/>
                  </w:rPr>
                </w:rPrChange>
              </w:rPr>
              <w:t>151634414.8</w:t>
            </w:r>
          </w:p>
        </w:tc>
        <w:tc>
          <w:tcPr>
            <w:tcW w:w="1861" w:type="dxa"/>
          </w:tcPr>
          <w:p w:rsidR="00E80F0E" w:rsidRPr="00E80F0E" w:rsidRDefault="00E80F0E" w:rsidP="00E80F0E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  <w:rPrChange w:id="40" w:author="zimin.yuri22@gmail.com" w:date="2019-12-18T13:15:00Z">
                  <w:rPr>
                    <w:rFonts w:ascii="Times" w:hAnsi="Times"/>
                    <w:sz w:val="28"/>
                    <w:szCs w:val="28"/>
                    <w:highlight w:val="yellow"/>
                  </w:rPr>
                </w:rPrChange>
              </w:rPr>
            </w:pPr>
            <w:r w:rsidRPr="00E80F0E">
              <w:rPr>
                <w:rFonts w:ascii="Helvetica Neue" w:hAnsi="Helvetica Neue" w:cs="Helvetica Neue"/>
                <w:bCs/>
                <w:sz w:val="26"/>
                <w:szCs w:val="26"/>
                <w:rPrChange w:id="41" w:author="zimin.yuri22@gmail.com" w:date="2019-12-18T13:15:00Z">
                  <w:rPr>
                    <w:rFonts w:ascii="Helvetica Neue" w:hAnsi="Helvetica Neue" w:cs="Helvetica Neue"/>
                    <w:bCs/>
                    <w:color w:val="000000"/>
                    <w:sz w:val="26"/>
                    <w:szCs w:val="26"/>
                    <w:highlight w:val="yellow"/>
                  </w:rPr>
                </w:rPrChange>
              </w:rPr>
              <w:t>906.97</w:t>
            </w:r>
          </w:p>
        </w:tc>
      </w:tr>
      <w:tr w:rsidR="00E80F0E" w:rsidRPr="00E80F0E" w:rsidTr="000A187C">
        <w:tc>
          <w:tcPr>
            <w:tcW w:w="2263" w:type="dxa"/>
          </w:tcPr>
          <w:p w:rsidR="00E80F0E" w:rsidRPr="00E80F0E" w:rsidRDefault="00E80F0E" w:rsidP="00E80F0E">
            <w:pPr>
              <w:spacing w:line="360" w:lineRule="auto"/>
              <w:rPr>
                <w:rFonts w:ascii="Times" w:hAnsi="Times" w:cs="Times New Roman"/>
                <w:sz w:val="28"/>
                <w:szCs w:val="28"/>
                <w:rPrChange w:id="42" w:author="zimin.yuri22@gmail.com" w:date="2019-12-18T13:15:00Z">
                  <w:rPr>
                    <w:rFonts w:ascii="Times" w:hAnsi="Times" w:cs="Times New Roman"/>
                    <w:sz w:val="28"/>
                    <w:szCs w:val="28"/>
                    <w:highlight w:val="yellow"/>
                  </w:rPr>
                </w:rPrChange>
              </w:rPr>
            </w:pPr>
            <w:r w:rsidRPr="00E80F0E">
              <w:rPr>
                <w:rFonts w:ascii="Times New Roman" w:eastAsiaTheme="minorEastAsia" w:hAnsi="Times New Roman" w:cs="Times New Roman"/>
                <w:sz w:val="28"/>
                <w:szCs w:val="28"/>
                <w:rPrChange w:id="43" w:author="zimin.yuri22@gmail.com" w:date="2019-12-18T13:15:00Z">
                  <w:rPr>
                    <w:rFonts w:ascii="Times New Roman" w:eastAsiaTheme="minorEastAsia" w:hAnsi="Times New Roman" w:cs="Times New Roman"/>
                    <w:sz w:val="28"/>
                    <w:szCs w:val="28"/>
                    <w:highlight w:val="yellow"/>
                  </w:rPr>
                </w:rPrChange>
              </w:rPr>
              <w:lastRenderedPageBreak/>
              <w:t>Стандартное отклонение</w:t>
            </w:r>
          </w:p>
        </w:tc>
        <w:tc>
          <w:tcPr>
            <w:tcW w:w="1826" w:type="dxa"/>
          </w:tcPr>
          <w:p w:rsidR="00E80F0E" w:rsidRPr="00E80F0E" w:rsidRDefault="00E80F0E" w:rsidP="00E80F0E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  <w:rPrChange w:id="44" w:author="zimin.yuri22@gmail.com" w:date="2019-12-18T13:15:00Z">
                  <w:rPr>
                    <w:rFonts w:ascii="Times" w:hAnsi="Times"/>
                    <w:sz w:val="28"/>
                    <w:szCs w:val="28"/>
                    <w:highlight w:val="yellow"/>
                  </w:rPr>
                </w:rPrChange>
              </w:rPr>
            </w:pPr>
            <w:r w:rsidRPr="00E80F0E">
              <w:rPr>
                <w:rFonts w:ascii="Times" w:hAnsi="Times"/>
                <w:sz w:val="28"/>
                <w:szCs w:val="28"/>
                <w:rPrChange w:id="45" w:author="zimin.yuri22@gmail.com" w:date="2019-12-18T13:15:00Z">
                  <w:rPr>
                    <w:rFonts w:ascii="Times" w:hAnsi="Times"/>
                    <w:sz w:val="28"/>
                    <w:szCs w:val="28"/>
                    <w:highlight w:val="yellow"/>
                  </w:rPr>
                </w:rPrChange>
              </w:rPr>
              <w:t>10622.07</w:t>
            </w:r>
          </w:p>
        </w:tc>
        <w:tc>
          <w:tcPr>
            <w:tcW w:w="1748" w:type="dxa"/>
          </w:tcPr>
          <w:p w:rsidR="00E80F0E" w:rsidRPr="00E80F0E" w:rsidRDefault="00E80F0E" w:rsidP="00E80F0E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  <w:rPrChange w:id="46" w:author="zimin.yuri22@gmail.com" w:date="2019-12-18T13:15:00Z">
                  <w:rPr>
                    <w:rFonts w:ascii="Times" w:hAnsi="Times"/>
                    <w:sz w:val="28"/>
                    <w:szCs w:val="28"/>
                    <w:highlight w:val="yellow"/>
                  </w:rPr>
                </w:rPrChange>
              </w:rPr>
            </w:pPr>
            <w:r w:rsidRPr="00E80F0E">
              <w:rPr>
                <w:rFonts w:ascii="Helvetica Neue" w:hAnsi="Helvetica Neue" w:cs="Helvetica Neue"/>
                <w:bCs/>
                <w:sz w:val="28"/>
                <w:szCs w:val="28"/>
                <w:rPrChange w:id="47" w:author="zimin.yuri22@gmail.com" w:date="2019-12-18T13:15:00Z">
                  <w:rPr>
                    <w:rFonts w:ascii="Helvetica Neue" w:hAnsi="Helvetica Neue" w:cs="Helvetica Neue"/>
                    <w:bCs/>
                    <w:color w:val="000000"/>
                    <w:sz w:val="28"/>
                    <w:szCs w:val="28"/>
                    <w:highlight w:val="yellow"/>
                  </w:rPr>
                </w:rPrChange>
              </w:rPr>
              <w:t>31.01</w:t>
            </w:r>
          </w:p>
        </w:tc>
        <w:tc>
          <w:tcPr>
            <w:tcW w:w="1641" w:type="dxa"/>
          </w:tcPr>
          <w:p w:rsidR="00E80F0E" w:rsidRPr="00E80F0E" w:rsidRDefault="00E80F0E" w:rsidP="00E80F0E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  <w:rPrChange w:id="48" w:author="zimin.yuri22@gmail.com" w:date="2019-12-18T13:15:00Z">
                  <w:rPr>
                    <w:rFonts w:ascii="Times" w:hAnsi="Times"/>
                    <w:sz w:val="28"/>
                    <w:szCs w:val="28"/>
                    <w:highlight w:val="yellow"/>
                  </w:rPr>
                </w:rPrChange>
              </w:rPr>
            </w:pPr>
            <w:r w:rsidRPr="00E80F0E">
              <w:rPr>
                <w:rFonts w:ascii="Helvetica Neue" w:hAnsi="Helvetica Neue" w:cs="Helvetica Neue"/>
                <w:bCs/>
                <w:sz w:val="26"/>
                <w:szCs w:val="26"/>
                <w:rPrChange w:id="49" w:author="zimin.yuri22@gmail.com" w:date="2019-12-18T13:15:00Z">
                  <w:rPr>
                    <w:rFonts w:ascii="Helvetica Neue" w:hAnsi="Helvetica Neue" w:cs="Helvetica Neue"/>
                    <w:bCs/>
                    <w:color w:val="000000"/>
                    <w:sz w:val="26"/>
                    <w:szCs w:val="26"/>
                    <w:highlight w:val="yellow"/>
                  </w:rPr>
                </w:rPrChange>
              </w:rPr>
              <w:t>12313.9</w:t>
            </w:r>
          </w:p>
        </w:tc>
        <w:tc>
          <w:tcPr>
            <w:tcW w:w="1861" w:type="dxa"/>
          </w:tcPr>
          <w:p w:rsidR="00E80F0E" w:rsidRPr="00E80F0E" w:rsidRDefault="00E80F0E" w:rsidP="00E80F0E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  <w:rPrChange w:id="50" w:author="zimin.yuri22@gmail.com" w:date="2019-12-18T13:15:00Z">
                  <w:rPr>
                    <w:rFonts w:ascii="Times" w:hAnsi="Times"/>
                    <w:sz w:val="28"/>
                    <w:szCs w:val="28"/>
                    <w:highlight w:val="yellow"/>
                  </w:rPr>
                </w:rPrChange>
              </w:rPr>
            </w:pPr>
            <w:r w:rsidRPr="00E80F0E">
              <w:rPr>
                <w:rFonts w:ascii="Helvetica Neue" w:hAnsi="Helvetica Neue" w:cs="Helvetica Neue"/>
                <w:bCs/>
                <w:sz w:val="26"/>
                <w:szCs w:val="26"/>
                <w:rPrChange w:id="51" w:author="zimin.yuri22@gmail.com" w:date="2019-12-18T13:15:00Z">
                  <w:rPr>
                    <w:rFonts w:ascii="Helvetica Neue" w:hAnsi="Helvetica Neue" w:cs="Helvetica Neue"/>
                    <w:bCs/>
                    <w:color w:val="000000"/>
                    <w:sz w:val="26"/>
                    <w:szCs w:val="26"/>
                    <w:highlight w:val="yellow"/>
                  </w:rPr>
                </w:rPrChange>
              </w:rPr>
              <w:t>30.1161</w:t>
            </w:r>
          </w:p>
        </w:tc>
      </w:tr>
      <w:tr w:rsidR="00E80F0E" w:rsidRPr="00E80F0E" w:rsidTr="000A187C">
        <w:tc>
          <w:tcPr>
            <w:tcW w:w="2263" w:type="dxa"/>
          </w:tcPr>
          <w:p w:rsidR="00E80F0E" w:rsidRPr="00E80F0E" w:rsidRDefault="00E80F0E" w:rsidP="00E80F0E">
            <w:pPr>
              <w:spacing w:line="360" w:lineRule="auto"/>
              <w:rPr>
                <w:rFonts w:ascii="Times" w:hAnsi="Times" w:cs="Times New Roman"/>
                <w:sz w:val="28"/>
                <w:szCs w:val="28"/>
                <w:rPrChange w:id="52" w:author="zimin.yuri22@gmail.com" w:date="2019-12-18T13:15:00Z">
                  <w:rPr>
                    <w:rFonts w:ascii="Times" w:hAnsi="Times" w:cs="Times New Roman"/>
                    <w:sz w:val="28"/>
                    <w:szCs w:val="28"/>
                    <w:highlight w:val="yellow"/>
                  </w:rPr>
                </w:rPrChange>
              </w:rPr>
            </w:pPr>
            <w:r w:rsidRPr="00E80F0E">
              <w:rPr>
                <w:rFonts w:ascii="Times New Roman" w:eastAsiaTheme="minorEastAsia" w:hAnsi="Times New Roman" w:cs="Times New Roman"/>
                <w:sz w:val="28"/>
                <w:szCs w:val="28"/>
                <w:rPrChange w:id="53" w:author="zimin.yuri22@gmail.com" w:date="2019-12-18T13:15:00Z">
                  <w:rPr>
                    <w:rFonts w:ascii="Times New Roman" w:eastAsiaTheme="minorEastAsia" w:hAnsi="Times New Roman" w:cs="Times New Roman"/>
                    <w:sz w:val="28"/>
                    <w:szCs w:val="28"/>
                    <w:highlight w:val="yellow"/>
                  </w:rPr>
                </w:rPrChange>
              </w:rPr>
              <w:t>Коэффициент асимметрии</w:t>
            </w:r>
          </w:p>
        </w:tc>
        <w:tc>
          <w:tcPr>
            <w:tcW w:w="1826" w:type="dxa"/>
          </w:tcPr>
          <w:p w:rsidR="00E80F0E" w:rsidRPr="00E80F0E" w:rsidRDefault="00E80F0E" w:rsidP="00E80F0E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  <w:rPrChange w:id="54" w:author="zimin.yuri22@gmail.com" w:date="2019-12-18T13:15:00Z">
                  <w:rPr>
                    <w:rFonts w:ascii="Times" w:hAnsi="Times"/>
                    <w:sz w:val="28"/>
                    <w:szCs w:val="28"/>
                    <w:highlight w:val="yellow"/>
                  </w:rPr>
                </w:rPrChange>
              </w:rPr>
            </w:pPr>
            <w:r w:rsidRPr="00E80F0E">
              <w:rPr>
                <w:rFonts w:ascii="Times" w:hAnsi="Times"/>
                <w:sz w:val="28"/>
                <w:szCs w:val="28"/>
                <w:rPrChange w:id="55" w:author="zimin.yuri22@gmail.com" w:date="2019-12-18T13:15:00Z">
                  <w:rPr>
                    <w:rFonts w:ascii="Times" w:hAnsi="Times"/>
                    <w:sz w:val="28"/>
                    <w:szCs w:val="28"/>
                    <w:highlight w:val="yellow"/>
                  </w:rPr>
                </w:rPrChange>
              </w:rPr>
              <w:t>0.629202</w:t>
            </w:r>
          </w:p>
        </w:tc>
        <w:tc>
          <w:tcPr>
            <w:tcW w:w="1748" w:type="dxa"/>
          </w:tcPr>
          <w:p w:rsidR="00E80F0E" w:rsidRPr="00E80F0E" w:rsidRDefault="00E80F0E" w:rsidP="00E80F0E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  <w:rPrChange w:id="56" w:author="zimin.yuri22@gmail.com" w:date="2019-12-18T13:15:00Z">
                  <w:rPr>
                    <w:rFonts w:ascii="Times" w:hAnsi="Times"/>
                    <w:sz w:val="28"/>
                    <w:szCs w:val="28"/>
                    <w:highlight w:val="yellow"/>
                  </w:rPr>
                </w:rPrChange>
              </w:rPr>
            </w:pPr>
            <w:r w:rsidRPr="00E80F0E">
              <w:rPr>
                <w:rFonts w:ascii="Helvetica Neue" w:hAnsi="Helvetica Neue" w:cs="Helvetica Neue"/>
                <w:bCs/>
                <w:sz w:val="28"/>
                <w:szCs w:val="28"/>
                <w:rPrChange w:id="57" w:author="zimin.yuri22@gmail.com" w:date="2019-12-18T13:15:00Z">
                  <w:rPr>
                    <w:rFonts w:ascii="Helvetica Neue" w:hAnsi="Helvetica Neue" w:cs="Helvetica Neue"/>
                    <w:bCs/>
                    <w:color w:val="000000"/>
                    <w:sz w:val="28"/>
                    <w:szCs w:val="28"/>
                    <w:highlight w:val="yellow"/>
                  </w:rPr>
                </w:rPrChange>
              </w:rPr>
              <w:t>-0.0423</w:t>
            </w:r>
          </w:p>
        </w:tc>
        <w:tc>
          <w:tcPr>
            <w:tcW w:w="1641" w:type="dxa"/>
          </w:tcPr>
          <w:p w:rsidR="00E80F0E" w:rsidRPr="00E80F0E" w:rsidRDefault="00E80F0E" w:rsidP="00E80F0E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  <w:rPrChange w:id="58" w:author="zimin.yuri22@gmail.com" w:date="2019-12-18T13:15:00Z">
                  <w:rPr>
                    <w:rFonts w:ascii="Times" w:hAnsi="Times"/>
                    <w:sz w:val="28"/>
                    <w:szCs w:val="28"/>
                    <w:highlight w:val="yellow"/>
                  </w:rPr>
                </w:rPrChange>
              </w:rPr>
            </w:pPr>
            <w:r w:rsidRPr="00E80F0E">
              <w:rPr>
                <w:rFonts w:ascii="Times" w:hAnsi="Times"/>
                <w:sz w:val="28"/>
                <w:szCs w:val="28"/>
                <w:rPrChange w:id="59" w:author="zimin.yuri22@gmail.com" w:date="2019-12-18T13:15:00Z">
                  <w:rPr>
                    <w:rFonts w:ascii="Times" w:hAnsi="Times"/>
                    <w:sz w:val="28"/>
                    <w:szCs w:val="28"/>
                    <w:highlight w:val="yellow"/>
                  </w:rPr>
                </w:rPrChange>
              </w:rPr>
              <w:t>0.</w:t>
            </w:r>
            <w:r w:rsidRPr="00E80F0E">
              <w:rPr>
                <w:rFonts w:ascii="Times" w:hAnsi="Times"/>
                <w:sz w:val="28"/>
                <w:szCs w:val="28"/>
                <w:lang w:val="en-US"/>
                <w:rPrChange w:id="60" w:author="zimin.yuri22@gmail.com" w:date="2019-12-18T13:15:00Z">
                  <w:rPr>
                    <w:rFonts w:ascii="Times" w:hAnsi="Times"/>
                    <w:sz w:val="28"/>
                    <w:szCs w:val="28"/>
                    <w:highlight w:val="yellow"/>
                    <w:lang w:val="en-US"/>
                  </w:rPr>
                </w:rPrChange>
              </w:rPr>
              <w:t>78123</w:t>
            </w:r>
          </w:p>
        </w:tc>
        <w:tc>
          <w:tcPr>
            <w:tcW w:w="1861" w:type="dxa"/>
          </w:tcPr>
          <w:p w:rsidR="00E80F0E" w:rsidRPr="00E80F0E" w:rsidRDefault="00E80F0E" w:rsidP="00E80F0E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  <w:rPrChange w:id="61" w:author="zimin.yuri22@gmail.com" w:date="2019-12-18T13:15:00Z">
                  <w:rPr>
                    <w:rFonts w:ascii="Times" w:hAnsi="Times"/>
                    <w:sz w:val="28"/>
                    <w:szCs w:val="28"/>
                    <w:highlight w:val="yellow"/>
                  </w:rPr>
                </w:rPrChange>
              </w:rPr>
            </w:pPr>
            <w:r w:rsidRPr="00E80F0E">
              <w:rPr>
                <w:rFonts w:ascii="Helvetica Neue" w:hAnsi="Helvetica Neue" w:cs="Helvetica Neue"/>
                <w:bCs/>
                <w:sz w:val="28"/>
                <w:szCs w:val="28"/>
                <w:rPrChange w:id="62" w:author="zimin.yuri22@gmail.com" w:date="2019-12-18T13:15:00Z">
                  <w:rPr>
                    <w:rFonts w:ascii="Helvetica Neue" w:hAnsi="Helvetica Neue" w:cs="Helvetica Neue"/>
                    <w:bCs/>
                    <w:color w:val="000000"/>
                    <w:sz w:val="28"/>
                    <w:szCs w:val="28"/>
                    <w:highlight w:val="yellow"/>
                  </w:rPr>
                </w:rPrChange>
              </w:rPr>
              <w:t>-0.0</w:t>
            </w:r>
            <w:r w:rsidRPr="00E80F0E">
              <w:rPr>
                <w:rFonts w:ascii="Helvetica Neue" w:hAnsi="Helvetica Neue" w:cs="Helvetica Neue"/>
                <w:bCs/>
                <w:sz w:val="28"/>
                <w:szCs w:val="28"/>
                <w:lang w:val="en-US"/>
                <w:rPrChange w:id="63" w:author="zimin.yuri22@gmail.com" w:date="2019-12-18T13:15:00Z">
                  <w:rPr>
                    <w:rFonts w:ascii="Helvetica Neue" w:hAnsi="Helvetica Neue" w:cs="Helvetica Neue"/>
                    <w:bCs/>
                    <w:color w:val="000000"/>
                    <w:sz w:val="28"/>
                    <w:szCs w:val="28"/>
                    <w:highlight w:val="yellow"/>
                    <w:lang w:val="en-US"/>
                  </w:rPr>
                </w:rPrChange>
              </w:rPr>
              <w:t>325</w:t>
            </w:r>
          </w:p>
        </w:tc>
      </w:tr>
      <w:tr w:rsidR="00E80F0E" w:rsidRPr="00E80F0E" w:rsidTr="000A187C">
        <w:tc>
          <w:tcPr>
            <w:tcW w:w="2263" w:type="dxa"/>
          </w:tcPr>
          <w:p w:rsidR="00E80F0E" w:rsidRPr="00E80F0E" w:rsidRDefault="00E80F0E" w:rsidP="00E80F0E">
            <w:pPr>
              <w:spacing w:line="360" w:lineRule="auto"/>
              <w:rPr>
                <w:rFonts w:ascii="Times" w:hAnsi="Times" w:cs="Times New Roman"/>
                <w:sz w:val="28"/>
                <w:szCs w:val="28"/>
                <w:rPrChange w:id="64" w:author="zimin.yuri22@gmail.com" w:date="2019-12-18T13:15:00Z">
                  <w:rPr>
                    <w:rFonts w:ascii="Times" w:hAnsi="Times" w:cs="Times New Roman"/>
                    <w:sz w:val="28"/>
                    <w:szCs w:val="28"/>
                    <w:highlight w:val="yellow"/>
                  </w:rPr>
                </w:rPrChange>
              </w:rPr>
            </w:pPr>
            <w:r w:rsidRPr="00E80F0E">
              <w:rPr>
                <w:rFonts w:ascii="Times" w:hAnsi="Times" w:cs="Times New Roman"/>
                <w:sz w:val="28"/>
                <w:szCs w:val="28"/>
                <w:rPrChange w:id="65" w:author="zimin.yuri22@gmail.com" w:date="2019-12-18T13:15:00Z">
                  <w:rPr>
                    <w:rFonts w:ascii="Times" w:hAnsi="Times" w:cs="Times New Roman"/>
                    <w:sz w:val="28"/>
                    <w:szCs w:val="28"/>
                    <w:highlight w:val="yellow"/>
                  </w:rPr>
                </w:rPrChange>
              </w:rPr>
              <w:t>Асимметрия</w:t>
            </w:r>
          </w:p>
        </w:tc>
        <w:tc>
          <w:tcPr>
            <w:tcW w:w="1826" w:type="dxa"/>
          </w:tcPr>
          <w:p w:rsidR="00E80F0E" w:rsidRPr="00E80F0E" w:rsidRDefault="00E80F0E" w:rsidP="00E80F0E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  <w:rPrChange w:id="66" w:author="zimin.yuri22@gmail.com" w:date="2019-12-18T13:15:00Z">
                  <w:rPr>
                    <w:rFonts w:ascii="Times" w:hAnsi="Times"/>
                    <w:sz w:val="28"/>
                    <w:szCs w:val="28"/>
                    <w:highlight w:val="yellow"/>
                  </w:rPr>
                </w:rPrChange>
              </w:rPr>
            </w:pPr>
            <w:r w:rsidRPr="00E80F0E">
              <w:rPr>
                <w:rFonts w:ascii="Times" w:hAnsi="Times"/>
                <w:sz w:val="28"/>
                <w:szCs w:val="28"/>
                <w:rPrChange w:id="67" w:author="zimin.yuri22@gmail.com" w:date="2019-12-18T13:15:00Z">
                  <w:rPr>
                    <w:rFonts w:ascii="Times" w:hAnsi="Times"/>
                    <w:sz w:val="28"/>
                    <w:szCs w:val="28"/>
                    <w:highlight w:val="yellow"/>
                  </w:rPr>
                </w:rPrChange>
              </w:rPr>
              <w:t>754081415339.4</w:t>
            </w:r>
          </w:p>
        </w:tc>
        <w:tc>
          <w:tcPr>
            <w:tcW w:w="1748" w:type="dxa"/>
          </w:tcPr>
          <w:p w:rsidR="00E80F0E" w:rsidRPr="00E80F0E" w:rsidRDefault="00E80F0E" w:rsidP="00E80F0E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  <w:rPrChange w:id="68" w:author="zimin.yuri22@gmail.com" w:date="2019-12-18T13:15:00Z">
                  <w:rPr>
                    <w:rFonts w:ascii="Times" w:hAnsi="Times"/>
                    <w:sz w:val="28"/>
                    <w:szCs w:val="28"/>
                    <w:highlight w:val="yellow"/>
                  </w:rPr>
                </w:rPrChange>
              </w:rPr>
            </w:pPr>
            <w:r w:rsidRPr="00E80F0E">
              <w:rPr>
                <w:rFonts w:ascii="Helvetica Neue" w:hAnsi="Helvetica Neue" w:cs="Helvetica Neue"/>
                <w:bCs/>
                <w:sz w:val="28"/>
                <w:szCs w:val="28"/>
                <w:rPrChange w:id="69" w:author="zimin.yuri22@gmail.com" w:date="2019-12-18T13:15:00Z">
                  <w:rPr>
                    <w:rFonts w:ascii="Helvetica Neue" w:hAnsi="Helvetica Neue" w:cs="Helvetica Neue"/>
                    <w:bCs/>
                    <w:color w:val="000000"/>
                    <w:sz w:val="28"/>
                    <w:szCs w:val="28"/>
                    <w:highlight w:val="yellow"/>
                  </w:rPr>
                </w:rPrChange>
              </w:rPr>
              <w:t>-1264.5</w:t>
            </w:r>
          </w:p>
        </w:tc>
        <w:tc>
          <w:tcPr>
            <w:tcW w:w="1641" w:type="dxa"/>
          </w:tcPr>
          <w:p w:rsidR="00E80F0E" w:rsidRPr="00E80F0E" w:rsidRDefault="00E80F0E" w:rsidP="00E80F0E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  <w:rPrChange w:id="70" w:author="zimin.yuri22@gmail.com" w:date="2019-12-18T13:15:00Z">
                  <w:rPr>
                    <w:rFonts w:ascii="Times" w:hAnsi="Times"/>
                    <w:sz w:val="28"/>
                    <w:szCs w:val="28"/>
                    <w:highlight w:val="yellow"/>
                  </w:rPr>
                </w:rPrChange>
              </w:rPr>
            </w:pPr>
            <w:r w:rsidRPr="00E80F0E">
              <w:rPr>
                <w:rFonts w:ascii="Times" w:hAnsi="Times"/>
                <w:sz w:val="28"/>
                <w:szCs w:val="28"/>
                <w:rPrChange w:id="71" w:author="zimin.yuri22@gmail.com" w:date="2019-12-18T13:15:00Z">
                  <w:rPr>
                    <w:rFonts w:ascii="Times" w:hAnsi="Times"/>
                    <w:sz w:val="28"/>
                    <w:szCs w:val="28"/>
                    <w:highlight w:val="yellow"/>
                  </w:rPr>
                </w:rPrChange>
              </w:rPr>
              <w:t>7</w:t>
            </w:r>
            <w:r w:rsidRPr="00E80F0E">
              <w:rPr>
                <w:rFonts w:ascii="Times" w:hAnsi="Times"/>
                <w:sz w:val="28"/>
                <w:szCs w:val="28"/>
                <w:lang w:val="en-US"/>
                <w:rPrChange w:id="72" w:author="zimin.yuri22@gmail.com" w:date="2019-12-18T13:15:00Z">
                  <w:rPr>
                    <w:rFonts w:ascii="Times" w:hAnsi="Times"/>
                    <w:sz w:val="28"/>
                    <w:szCs w:val="28"/>
                    <w:highlight w:val="yellow"/>
                    <w:lang w:val="en-US"/>
                  </w:rPr>
                </w:rPrChange>
              </w:rPr>
              <w:t>54336872764</w:t>
            </w:r>
            <w:r w:rsidRPr="00E80F0E">
              <w:rPr>
                <w:rFonts w:ascii="Times" w:hAnsi="Times"/>
                <w:sz w:val="28"/>
                <w:szCs w:val="28"/>
                <w:rPrChange w:id="73" w:author="zimin.yuri22@gmail.com" w:date="2019-12-18T13:15:00Z">
                  <w:rPr>
                    <w:rFonts w:ascii="Times" w:hAnsi="Times"/>
                    <w:sz w:val="28"/>
                    <w:szCs w:val="28"/>
                    <w:highlight w:val="yellow"/>
                  </w:rPr>
                </w:rPrChange>
              </w:rPr>
              <w:t>.</w:t>
            </w:r>
            <w:r w:rsidRPr="00E80F0E">
              <w:rPr>
                <w:rFonts w:ascii="Times" w:hAnsi="Times"/>
                <w:sz w:val="28"/>
                <w:szCs w:val="28"/>
                <w:lang w:val="en-US"/>
                <w:rPrChange w:id="74" w:author="zimin.yuri22@gmail.com" w:date="2019-12-18T13:15:00Z">
                  <w:rPr>
                    <w:rFonts w:ascii="Times" w:hAnsi="Times"/>
                    <w:sz w:val="28"/>
                    <w:szCs w:val="28"/>
                    <w:highlight w:val="yellow"/>
                    <w:lang w:val="en-US"/>
                  </w:rPr>
                </w:rPrChange>
              </w:rPr>
              <w:t>6</w:t>
            </w:r>
          </w:p>
        </w:tc>
        <w:tc>
          <w:tcPr>
            <w:tcW w:w="1861" w:type="dxa"/>
          </w:tcPr>
          <w:p w:rsidR="00E80F0E" w:rsidRPr="00E80F0E" w:rsidRDefault="00E80F0E" w:rsidP="00E80F0E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  <w:lang w:val="en-US"/>
                <w:rPrChange w:id="75" w:author="zimin.yuri22@gmail.com" w:date="2019-12-18T13:15:00Z">
                  <w:rPr>
                    <w:rFonts w:ascii="Times" w:hAnsi="Times"/>
                    <w:sz w:val="28"/>
                    <w:szCs w:val="28"/>
                    <w:highlight w:val="yellow"/>
                    <w:lang w:val="en-US"/>
                  </w:rPr>
                </w:rPrChange>
              </w:rPr>
            </w:pPr>
            <w:r w:rsidRPr="00E80F0E">
              <w:rPr>
                <w:rFonts w:ascii="Helvetica Neue" w:hAnsi="Helvetica Neue" w:cs="Helvetica Neue"/>
                <w:bCs/>
                <w:sz w:val="28"/>
                <w:szCs w:val="28"/>
                <w:rPrChange w:id="76" w:author="zimin.yuri22@gmail.com" w:date="2019-12-18T13:15:00Z">
                  <w:rPr>
                    <w:rFonts w:ascii="Helvetica Neue" w:hAnsi="Helvetica Neue" w:cs="Helvetica Neue"/>
                    <w:bCs/>
                    <w:color w:val="000000"/>
                    <w:sz w:val="28"/>
                    <w:szCs w:val="28"/>
                    <w:highlight w:val="yellow"/>
                  </w:rPr>
                </w:rPrChange>
              </w:rPr>
              <w:t>-1</w:t>
            </w:r>
            <w:r w:rsidRPr="00E80F0E">
              <w:rPr>
                <w:rFonts w:ascii="Helvetica Neue" w:hAnsi="Helvetica Neue" w:cs="Helvetica Neue"/>
                <w:bCs/>
                <w:sz w:val="28"/>
                <w:szCs w:val="28"/>
                <w:lang w:val="en-US"/>
                <w:rPrChange w:id="77" w:author="zimin.yuri22@gmail.com" w:date="2019-12-18T13:15:00Z">
                  <w:rPr>
                    <w:rFonts w:ascii="Helvetica Neue" w:hAnsi="Helvetica Neue" w:cs="Helvetica Neue"/>
                    <w:bCs/>
                    <w:color w:val="000000"/>
                    <w:sz w:val="28"/>
                    <w:szCs w:val="28"/>
                    <w:highlight w:val="yellow"/>
                    <w:lang w:val="en-US"/>
                  </w:rPr>
                </w:rPrChange>
              </w:rPr>
              <w:t>354</w:t>
            </w:r>
            <w:r w:rsidRPr="00E80F0E">
              <w:rPr>
                <w:rFonts w:ascii="Helvetica Neue" w:hAnsi="Helvetica Neue" w:cs="Helvetica Neue"/>
                <w:bCs/>
                <w:sz w:val="28"/>
                <w:szCs w:val="28"/>
                <w:rPrChange w:id="78" w:author="zimin.yuri22@gmail.com" w:date="2019-12-18T13:15:00Z">
                  <w:rPr>
                    <w:rFonts w:ascii="Helvetica Neue" w:hAnsi="Helvetica Neue" w:cs="Helvetica Neue"/>
                    <w:bCs/>
                    <w:color w:val="000000"/>
                    <w:sz w:val="28"/>
                    <w:szCs w:val="28"/>
                    <w:highlight w:val="yellow"/>
                  </w:rPr>
                </w:rPrChange>
              </w:rPr>
              <w:t>.5</w:t>
            </w:r>
          </w:p>
        </w:tc>
      </w:tr>
      <w:tr w:rsidR="00E80F0E" w:rsidRPr="00E80F0E" w:rsidTr="000A187C">
        <w:tc>
          <w:tcPr>
            <w:tcW w:w="2263" w:type="dxa"/>
          </w:tcPr>
          <w:p w:rsidR="00E80F0E" w:rsidRPr="00E80F0E" w:rsidRDefault="00E80F0E" w:rsidP="00E80F0E">
            <w:pPr>
              <w:spacing w:line="360" w:lineRule="auto"/>
              <w:rPr>
                <w:rFonts w:ascii="Times" w:hAnsi="Times" w:cs="Times New Roman"/>
                <w:sz w:val="28"/>
                <w:szCs w:val="28"/>
                <w:rPrChange w:id="79" w:author="zimin.yuri22@gmail.com" w:date="2019-12-18T13:15:00Z">
                  <w:rPr>
                    <w:rFonts w:ascii="Times" w:hAnsi="Times" w:cs="Times New Roman"/>
                    <w:sz w:val="28"/>
                    <w:szCs w:val="28"/>
                    <w:highlight w:val="yellow"/>
                  </w:rPr>
                </w:rPrChange>
              </w:rPr>
            </w:pPr>
            <w:r w:rsidRPr="00E80F0E">
              <w:rPr>
                <w:rFonts w:ascii="Times" w:hAnsi="Times" w:cs="Times New Roman"/>
                <w:sz w:val="28"/>
                <w:szCs w:val="28"/>
                <w:rPrChange w:id="80" w:author="zimin.yuri22@gmail.com" w:date="2019-12-18T13:15:00Z">
                  <w:rPr>
                    <w:rFonts w:ascii="Times" w:hAnsi="Times" w:cs="Times New Roman"/>
                    <w:sz w:val="28"/>
                    <w:szCs w:val="28"/>
                    <w:highlight w:val="yellow"/>
                  </w:rPr>
                </w:rPrChange>
              </w:rPr>
              <w:t>Центральный момент четвертого порядка</w:t>
            </w:r>
          </w:p>
        </w:tc>
        <w:tc>
          <w:tcPr>
            <w:tcW w:w="1826" w:type="dxa"/>
          </w:tcPr>
          <w:p w:rsidR="00E80F0E" w:rsidRPr="00E80F0E" w:rsidRDefault="00E80F0E" w:rsidP="00E80F0E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  <w:lang w:val="en-US"/>
                <w:rPrChange w:id="81" w:author="zimin.yuri22@gmail.com" w:date="2019-12-18T13:15:00Z">
                  <w:rPr>
                    <w:rFonts w:ascii="Times" w:hAnsi="Times"/>
                    <w:sz w:val="28"/>
                    <w:szCs w:val="28"/>
                    <w:highlight w:val="yellow"/>
                    <w:lang w:val="en-US"/>
                  </w:rPr>
                </w:rPrChange>
              </w:rPr>
            </w:pPr>
            <w:r w:rsidRPr="00E80F0E">
              <w:rPr>
                <w:rFonts w:ascii="Helvetica Neue" w:hAnsi="Helvetica Neue" w:cs="Helvetica Neue"/>
                <w:bCs/>
                <w:sz w:val="28"/>
                <w:szCs w:val="28"/>
                <w:rPrChange w:id="82" w:author="zimin.yuri22@gmail.com" w:date="2019-12-18T13:15:00Z">
                  <w:rPr>
                    <w:rFonts w:ascii="Helvetica Neue" w:hAnsi="Helvetica Neue" w:cs="Helvetica Neue"/>
                    <w:bCs/>
                    <w:color w:val="000000"/>
                    <w:sz w:val="28"/>
                    <w:szCs w:val="28"/>
                    <w:highlight w:val="yellow"/>
                  </w:rPr>
                </w:rPrChange>
              </w:rPr>
              <w:t>3.8221</w:t>
            </w:r>
            <w:r w:rsidRPr="00E80F0E">
              <w:rPr>
                <w:rFonts w:ascii="Helvetica Neue" w:hAnsi="Helvetica Neue" w:cs="Helvetica Neue"/>
                <w:bCs/>
                <w:sz w:val="28"/>
                <w:szCs w:val="28"/>
                <w:lang w:val="en-US"/>
                <w:rPrChange w:id="83" w:author="zimin.yuri22@gmail.com" w:date="2019-12-18T13:15:00Z">
                  <w:rPr>
                    <w:rFonts w:ascii="Helvetica Neue" w:hAnsi="Helvetica Neue" w:cs="Helvetica Neue"/>
                    <w:bCs/>
                    <w:color w:val="000000"/>
                    <w:sz w:val="28"/>
                    <w:szCs w:val="28"/>
                    <w:highlight w:val="yellow"/>
                    <w:lang w:val="en-US"/>
                  </w:rPr>
                </w:rPrChange>
              </w:rPr>
              <w:t>e^16</w:t>
            </w:r>
          </w:p>
        </w:tc>
        <w:tc>
          <w:tcPr>
            <w:tcW w:w="1748" w:type="dxa"/>
          </w:tcPr>
          <w:p w:rsidR="00E80F0E" w:rsidRPr="00E80F0E" w:rsidRDefault="00E80F0E" w:rsidP="00E80F0E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  <w:rPrChange w:id="84" w:author="zimin.yuri22@gmail.com" w:date="2019-12-18T13:15:00Z">
                  <w:rPr>
                    <w:rFonts w:ascii="Times" w:hAnsi="Times"/>
                    <w:sz w:val="28"/>
                    <w:szCs w:val="28"/>
                    <w:highlight w:val="yellow"/>
                  </w:rPr>
                </w:rPrChange>
              </w:rPr>
            </w:pPr>
            <w:r w:rsidRPr="00E80F0E">
              <w:rPr>
                <w:rFonts w:ascii="Helvetica Neue" w:hAnsi="Helvetica Neue" w:cs="Helvetica Neue"/>
                <w:bCs/>
                <w:sz w:val="28"/>
                <w:szCs w:val="28"/>
                <w:rPrChange w:id="85" w:author="zimin.yuri22@gmail.com" w:date="2019-12-18T13:15:00Z">
                  <w:rPr>
                    <w:rFonts w:ascii="Helvetica Neue" w:hAnsi="Helvetica Neue" w:cs="Helvetica Neue"/>
                    <w:bCs/>
                    <w:color w:val="000000"/>
                    <w:sz w:val="28"/>
                    <w:szCs w:val="28"/>
                    <w:highlight w:val="yellow"/>
                  </w:rPr>
                </w:rPrChange>
              </w:rPr>
              <w:t>2005425.36</w:t>
            </w:r>
          </w:p>
        </w:tc>
        <w:tc>
          <w:tcPr>
            <w:tcW w:w="1641" w:type="dxa"/>
          </w:tcPr>
          <w:p w:rsidR="00E80F0E" w:rsidRPr="00E80F0E" w:rsidRDefault="00E80F0E" w:rsidP="00E80F0E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  <w:rPrChange w:id="86" w:author="zimin.yuri22@gmail.com" w:date="2019-12-18T13:15:00Z">
                  <w:rPr>
                    <w:rFonts w:ascii="Times" w:hAnsi="Times"/>
                    <w:sz w:val="28"/>
                    <w:szCs w:val="28"/>
                    <w:highlight w:val="yellow"/>
                  </w:rPr>
                </w:rPrChange>
              </w:rPr>
            </w:pPr>
            <w:r w:rsidRPr="00E80F0E">
              <w:rPr>
                <w:rFonts w:ascii="Helvetica Neue" w:hAnsi="Helvetica Neue" w:cs="Helvetica Neue"/>
                <w:bCs/>
                <w:sz w:val="28"/>
                <w:szCs w:val="28"/>
                <w:rPrChange w:id="87" w:author="zimin.yuri22@gmail.com" w:date="2019-12-18T13:15:00Z">
                  <w:rPr>
                    <w:rFonts w:ascii="Helvetica Neue" w:hAnsi="Helvetica Neue" w:cs="Helvetica Neue"/>
                    <w:bCs/>
                    <w:color w:val="000000"/>
                    <w:sz w:val="28"/>
                    <w:szCs w:val="28"/>
                    <w:highlight w:val="yellow"/>
                  </w:rPr>
                </w:rPrChange>
              </w:rPr>
              <w:t>3.8</w:t>
            </w:r>
            <w:r w:rsidRPr="00E80F0E">
              <w:rPr>
                <w:rFonts w:ascii="Helvetica Neue" w:hAnsi="Helvetica Neue" w:cs="Helvetica Neue"/>
                <w:bCs/>
                <w:sz w:val="28"/>
                <w:szCs w:val="28"/>
                <w:lang w:val="en-US"/>
                <w:rPrChange w:id="88" w:author="zimin.yuri22@gmail.com" w:date="2019-12-18T13:15:00Z">
                  <w:rPr>
                    <w:rFonts w:ascii="Helvetica Neue" w:hAnsi="Helvetica Neue" w:cs="Helvetica Neue"/>
                    <w:bCs/>
                    <w:color w:val="000000"/>
                    <w:sz w:val="28"/>
                    <w:szCs w:val="28"/>
                    <w:highlight w:val="yellow"/>
                    <w:lang w:val="en-US"/>
                  </w:rPr>
                </w:rPrChange>
              </w:rPr>
              <w:t>342e^16</w:t>
            </w:r>
          </w:p>
        </w:tc>
        <w:tc>
          <w:tcPr>
            <w:tcW w:w="1861" w:type="dxa"/>
          </w:tcPr>
          <w:p w:rsidR="00E80F0E" w:rsidRPr="00E80F0E" w:rsidRDefault="00E80F0E" w:rsidP="00E80F0E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  <w:lang w:val="en-US"/>
                <w:rPrChange w:id="89" w:author="zimin.yuri22@gmail.com" w:date="2019-12-18T13:15:00Z">
                  <w:rPr>
                    <w:rFonts w:ascii="Times" w:hAnsi="Times"/>
                    <w:sz w:val="28"/>
                    <w:szCs w:val="28"/>
                    <w:highlight w:val="yellow"/>
                    <w:lang w:val="en-US"/>
                  </w:rPr>
                </w:rPrChange>
              </w:rPr>
            </w:pPr>
            <w:r w:rsidRPr="00E80F0E">
              <w:rPr>
                <w:rFonts w:ascii="Helvetica Neue" w:hAnsi="Helvetica Neue" w:cs="Helvetica Neue"/>
                <w:bCs/>
                <w:sz w:val="28"/>
                <w:szCs w:val="28"/>
                <w:rPrChange w:id="90" w:author="zimin.yuri22@gmail.com" w:date="2019-12-18T13:15:00Z">
                  <w:rPr>
                    <w:rFonts w:ascii="Helvetica Neue" w:hAnsi="Helvetica Neue" w:cs="Helvetica Neue"/>
                    <w:bCs/>
                    <w:color w:val="000000"/>
                    <w:sz w:val="28"/>
                    <w:szCs w:val="28"/>
                    <w:highlight w:val="yellow"/>
                  </w:rPr>
                </w:rPrChange>
              </w:rPr>
              <w:t>200</w:t>
            </w:r>
            <w:r w:rsidRPr="00E80F0E">
              <w:rPr>
                <w:rFonts w:ascii="Helvetica Neue" w:hAnsi="Helvetica Neue" w:cs="Helvetica Neue"/>
                <w:bCs/>
                <w:sz w:val="28"/>
                <w:szCs w:val="28"/>
                <w:lang w:val="en-US"/>
                <w:rPrChange w:id="91" w:author="zimin.yuri22@gmail.com" w:date="2019-12-18T13:15:00Z">
                  <w:rPr>
                    <w:rFonts w:ascii="Helvetica Neue" w:hAnsi="Helvetica Neue" w:cs="Helvetica Neue"/>
                    <w:bCs/>
                    <w:color w:val="000000"/>
                    <w:sz w:val="28"/>
                    <w:szCs w:val="28"/>
                    <w:highlight w:val="yellow"/>
                    <w:lang w:val="en-US"/>
                  </w:rPr>
                </w:rPrChange>
              </w:rPr>
              <w:t>4322</w:t>
            </w:r>
            <w:r w:rsidRPr="00E80F0E">
              <w:rPr>
                <w:rFonts w:ascii="Helvetica Neue" w:hAnsi="Helvetica Neue" w:cs="Helvetica Neue"/>
                <w:bCs/>
                <w:sz w:val="28"/>
                <w:szCs w:val="28"/>
                <w:rPrChange w:id="92" w:author="zimin.yuri22@gmail.com" w:date="2019-12-18T13:15:00Z">
                  <w:rPr>
                    <w:rFonts w:ascii="Helvetica Neue" w:hAnsi="Helvetica Neue" w:cs="Helvetica Neue"/>
                    <w:bCs/>
                    <w:color w:val="000000"/>
                    <w:sz w:val="28"/>
                    <w:szCs w:val="28"/>
                    <w:highlight w:val="yellow"/>
                  </w:rPr>
                </w:rPrChange>
              </w:rPr>
              <w:t>.</w:t>
            </w:r>
            <w:r w:rsidRPr="00E80F0E">
              <w:rPr>
                <w:rFonts w:ascii="Helvetica Neue" w:hAnsi="Helvetica Neue" w:cs="Helvetica Neue"/>
                <w:bCs/>
                <w:sz w:val="28"/>
                <w:szCs w:val="28"/>
                <w:lang w:val="en-US"/>
                <w:rPrChange w:id="93" w:author="zimin.yuri22@gmail.com" w:date="2019-12-18T13:15:00Z">
                  <w:rPr>
                    <w:rFonts w:ascii="Helvetica Neue" w:hAnsi="Helvetica Neue" w:cs="Helvetica Neue"/>
                    <w:bCs/>
                    <w:color w:val="000000"/>
                    <w:sz w:val="28"/>
                    <w:szCs w:val="28"/>
                    <w:highlight w:val="yellow"/>
                    <w:lang w:val="en-US"/>
                  </w:rPr>
                </w:rPrChange>
              </w:rPr>
              <w:t>41</w:t>
            </w:r>
          </w:p>
        </w:tc>
      </w:tr>
      <w:tr w:rsidR="00E80F0E" w:rsidRPr="00E80F0E" w:rsidTr="000A187C">
        <w:tc>
          <w:tcPr>
            <w:tcW w:w="2263" w:type="dxa"/>
          </w:tcPr>
          <w:p w:rsidR="00E80F0E" w:rsidRPr="00E80F0E" w:rsidRDefault="00E80F0E" w:rsidP="00E80F0E">
            <w:pPr>
              <w:spacing w:line="360" w:lineRule="auto"/>
              <w:rPr>
                <w:rFonts w:ascii="Times" w:hAnsi="Times" w:cs="Times New Roman"/>
                <w:sz w:val="28"/>
                <w:szCs w:val="28"/>
                <w:rPrChange w:id="94" w:author="zimin.yuri22@gmail.com" w:date="2019-12-18T13:15:00Z">
                  <w:rPr>
                    <w:rFonts w:ascii="Times" w:hAnsi="Times" w:cs="Times New Roman"/>
                    <w:sz w:val="28"/>
                    <w:szCs w:val="28"/>
                    <w:highlight w:val="yellow"/>
                  </w:rPr>
                </w:rPrChange>
              </w:rPr>
            </w:pPr>
            <w:proofErr w:type="spellStart"/>
            <w:r w:rsidRPr="00E80F0E">
              <w:rPr>
                <w:rFonts w:ascii="Times" w:hAnsi="Times" w:cs="Times New Roman"/>
                <w:sz w:val="28"/>
                <w:szCs w:val="28"/>
                <w:rPrChange w:id="95" w:author="zimin.yuri22@gmail.com" w:date="2019-12-18T13:15:00Z">
                  <w:rPr>
                    <w:rFonts w:ascii="Times" w:hAnsi="Times" w:cs="Times New Roman"/>
                    <w:sz w:val="28"/>
                    <w:szCs w:val="28"/>
                    <w:highlight w:val="yellow"/>
                  </w:rPr>
                </w:rPrChange>
              </w:rPr>
              <w:t>Куртозис</w:t>
            </w:r>
            <w:proofErr w:type="spellEnd"/>
          </w:p>
        </w:tc>
        <w:tc>
          <w:tcPr>
            <w:tcW w:w="1826" w:type="dxa"/>
          </w:tcPr>
          <w:p w:rsidR="00E80F0E" w:rsidRPr="00E80F0E" w:rsidRDefault="00E80F0E" w:rsidP="00E80F0E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  <w:rPrChange w:id="96" w:author="zimin.yuri22@gmail.com" w:date="2019-12-18T13:15:00Z">
                  <w:rPr>
                    <w:rFonts w:ascii="Times" w:hAnsi="Times"/>
                    <w:sz w:val="28"/>
                    <w:szCs w:val="28"/>
                    <w:highlight w:val="yellow"/>
                  </w:rPr>
                </w:rPrChange>
              </w:rPr>
            </w:pPr>
            <w:r w:rsidRPr="00E80F0E">
              <w:rPr>
                <w:rFonts w:ascii="Times" w:hAnsi="Times"/>
                <w:sz w:val="28"/>
                <w:szCs w:val="28"/>
                <w:rPrChange w:id="97" w:author="zimin.yuri22@gmail.com" w:date="2019-12-18T13:15:00Z">
                  <w:rPr>
                    <w:rFonts w:ascii="Times" w:hAnsi="Times"/>
                    <w:sz w:val="28"/>
                    <w:szCs w:val="28"/>
                    <w:highlight w:val="yellow"/>
                  </w:rPr>
                </w:rPrChange>
              </w:rPr>
              <w:t>0.0024423</w:t>
            </w:r>
          </w:p>
        </w:tc>
        <w:tc>
          <w:tcPr>
            <w:tcW w:w="1748" w:type="dxa"/>
          </w:tcPr>
          <w:p w:rsidR="00E80F0E" w:rsidRPr="00E80F0E" w:rsidRDefault="00E80F0E" w:rsidP="00E80F0E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  <w:rPrChange w:id="98" w:author="zimin.yuri22@gmail.com" w:date="2019-12-18T13:15:00Z">
                  <w:rPr>
                    <w:rFonts w:ascii="Times" w:hAnsi="Times"/>
                    <w:sz w:val="28"/>
                    <w:szCs w:val="28"/>
                    <w:highlight w:val="yellow"/>
                  </w:rPr>
                </w:rPrChange>
              </w:rPr>
            </w:pPr>
            <w:r w:rsidRPr="00E80F0E">
              <w:rPr>
                <w:rFonts w:ascii="Helvetica Neue" w:hAnsi="Helvetica Neue" w:cs="Helvetica Neue"/>
                <w:bCs/>
                <w:sz w:val="28"/>
                <w:szCs w:val="28"/>
                <w:rPrChange w:id="99" w:author="zimin.yuri22@gmail.com" w:date="2019-12-18T13:15:00Z">
                  <w:rPr>
                    <w:rFonts w:ascii="Helvetica Neue" w:hAnsi="Helvetica Neue" w:cs="Helvetica Neue"/>
                    <w:bCs/>
                    <w:color w:val="000000"/>
                    <w:sz w:val="28"/>
                    <w:szCs w:val="28"/>
                    <w:highlight w:val="yellow"/>
                  </w:rPr>
                </w:rPrChange>
              </w:rPr>
              <w:t>-0.832</w:t>
            </w:r>
          </w:p>
        </w:tc>
        <w:tc>
          <w:tcPr>
            <w:tcW w:w="1641" w:type="dxa"/>
          </w:tcPr>
          <w:p w:rsidR="00E80F0E" w:rsidRPr="00E80F0E" w:rsidRDefault="00E80F0E" w:rsidP="00E80F0E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  <w:rPrChange w:id="100" w:author="zimin.yuri22@gmail.com" w:date="2019-12-18T13:15:00Z">
                  <w:rPr>
                    <w:rFonts w:ascii="Times" w:hAnsi="Times"/>
                    <w:sz w:val="28"/>
                    <w:szCs w:val="28"/>
                    <w:highlight w:val="yellow"/>
                  </w:rPr>
                </w:rPrChange>
              </w:rPr>
            </w:pPr>
            <w:r w:rsidRPr="00E80F0E">
              <w:rPr>
                <w:rFonts w:ascii="Times" w:hAnsi="Times"/>
                <w:sz w:val="28"/>
                <w:szCs w:val="28"/>
                <w:rPrChange w:id="101" w:author="zimin.yuri22@gmail.com" w:date="2019-12-18T13:15:00Z">
                  <w:rPr>
                    <w:rFonts w:ascii="Times" w:hAnsi="Times"/>
                    <w:sz w:val="28"/>
                    <w:szCs w:val="28"/>
                    <w:highlight w:val="yellow"/>
                  </w:rPr>
                </w:rPrChange>
              </w:rPr>
              <w:t>0.00</w:t>
            </w:r>
            <w:r w:rsidRPr="00E80F0E">
              <w:rPr>
                <w:rFonts w:ascii="Times" w:hAnsi="Times"/>
                <w:sz w:val="28"/>
                <w:szCs w:val="28"/>
                <w:lang w:val="en-US"/>
                <w:rPrChange w:id="102" w:author="zimin.yuri22@gmail.com" w:date="2019-12-18T13:15:00Z">
                  <w:rPr>
                    <w:rFonts w:ascii="Times" w:hAnsi="Times"/>
                    <w:sz w:val="28"/>
                    <w:szCs w:val="28"/>
                    <w:highlight w:val="yellow"/>
                    <w:lang w:val="en-US"/>
                  </w:rPr>
                </w:rPrChange>
              </w:rPr>
              <w:t>45663</w:t>
            </w:r>
          </w:p>
        </w:tc>
        <w:tc>
          <w:tcPr>
            <w:tcW w:w="1861" w:type="dxa"/>
          </w:tcPr>
          <w:p w:rsidR="00E80F0E" w:rsidRPr="00E80F0E" w:rsidRDefault="00E80F0E" w:rsidP="00E80F0E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  <w:rPrChange w:id="103" w:author="zimin.yuri22@gmail.com" w:date="2019-12-18T13:15:00Z">
                  <w:rPr>
                    <w:rFonts w:ascii="Times" w:hAnsi="Times"/>
                    <w:sz w:val="28"/>
                    <w:szCs w:val="28"/>
                    <w:highlight w:val="yellow"/>
                  </w:rPr>
                </w:rPrChange>
              </w:rPr>
            </w:pPr>
            <w:r w:rsidRPr="00E80F0E">
              <w:rPr>
                <w:rFonts w:ascii="Helvetica Neue" w:hAnsi="Helvetica Neue" w:cs="Helvetica Neue"/>
                <w:bCs/>
                <w:sz w:val="28"/>
                <w:szCs w:val="28"/>
                <w:rPrChange w:id="104" w:author="zimin.yuri22@gmail.com" w:date="2019-12-18T13:15:00Z">
                  <w:rPr>
                    <w:rFonts w:ascii="Helvetica Neue" w:hAnsi="Helvetica Neue" w:cs="Helvetica Neue"/>
                    <w:bCs/>
                    <w:color w:val="000000"/>
                    <w:sz w:val="28"/>
                    <w:szCs w:val="28"/>
                    <w:highlight w:val="yellow"/>
                  </w:rPr>
                </w:rPrChange>
              </w:rPr>
              <w:t>-0.</w:t>
            </w:r>
            <w:r w:rsidRPr="00E80F0E">
              <w:rPr>
                <w:rFonts w:ascii="Helvetica Neue" w:hAnsi="Helvetica Neue" w:cs="Helvetica Neue"/>
                <w:bCs/>
                <w:sz w:val="28"/>
                <w:szCs w:val="28"/>
                <w:lang w:val="en-US"/>
                <w:rPrChange w:id="105" w:author="zimin.yuri22@gmail.com" w:date="2019-12-18T13:15:00Z">
                  <w:rPr>
                    <w:rFonts w:ascii="Helvetica Neue" w:hAnsi="Helvetica Neue" w:cs="Helvetica Neue"/>
                    <w:bCs/>
                    <w:color w:val="000000"/>
                    <w:sz w:val="28"/>
                    <w:szCs w:val="28"/>
                    <w:highlight w:val="yellow"/>
                    <w:lang w:val="en-US"/>
                  </w:rPr>
                </w:rPrChange>
              </w:rPr>
              <w:t>911</w:t>
            </w:r>
          </w:p>
        </w:tc>
      </w:tr>
      <w:tr w:rsidR="00E80F0E" w:rsidRPr="00E80F0E" w:rsidTr="000A187C">
        <w:tc>
          <w:tcPr>
            <w:tcW w:w="2263" w:type="dxa"/>
          </w:tcPr>
          <w:p w:rsidR="00E80F0E" w:rsidRPr="00E80F0E" w:rsidRDefault="00E80F0E" w:rsidP="00E80F0E">
            <w:pPr>
              <w:spacing w:line="360" w:lineRule="auto"/>
              <w:rPr>
                <w:rFonts w:ascii="Times" w:hAnsi="Times" w:cs="Times New Roman"/>
                <w:sz w:val="28"/>
                <w:szCs w:val="28"/>
                <w:rPrChange w:id="106" w:author="zimin.yuri22@gmail.com" w:date="2019-12-18T13:15:00Z">
                  <w:rPr>
                    <w:rFonts w:ascii="Times" w:hAnsi="Times" w:cs="Times New Roman"/>
                    <w:sz w:val="28"/>
                    <w:szCs w:val="28"/>
                    <w:highlight w:val="yellow"/>
                  </w:rPr>
                </w:rPrChange>
              </w:rPr>
            </w:pPr>
            <w:r w:rsidRPr="00E80F0E">
              <w:rPr>
                <w:rFonts w:ascii="Times New Roman" w:eastAsiaTheme="minorEastAsia" w:hAnsi="Times New Roman" w:cs="Times New Roman"/>
                <w:sz w:val="28"/>
                <w:szCs w:val="28"/>
                <w:rPrChange w:id="107" w:author="zimin.yuri22@gmail.com" w:date="2019-12-18T13:15:00Z">
                  <w:rPr>
                    <w:rFonts w:ascii="Times New Roman" w:eastAsiaTheme="minorEastAsia" w:hAnsi="Times New Roman" w:cs="Times New Roman"/>
                    <w:sz w:val="28"/>
                    <w:szCs w:val="28"/>
                    <w:highlight w:val="yellow"/>
                  </w:rPr>
                </w:rPrChange>
              </w:rPr>
              <w:t>Минимальное значение</w:t>
            </w:r>
          </w:p>
        </w:tc>
        <w:tc>
          <w:tcPr>
            <w:tcW w:w="1826" w:type="dxa"/>
          </w:tcPr>
          <w:p w:rsidR="00E80F0E" w:rsidRPr="00E80F0E" w:rsidRDefault="00E80F0E" w:rsidP="00E80F0E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  <w:rPrChange w:id="108" w:author="zimin.yuri22@gmail.com" w:date="2019-12-18T13:15:00Z">
                  <w:rPr>
                    <w:rFonts w:ascii="Times" w:hAnsi="Times"/>
                    <w:sz w:val="28"/>
                    <w:szCs w:val="28"/>
                    <w:highlight w:val="yellow"/>
                  </w:rPr>
                </w:rPrChange>
              </w:rPr>
            </w:pPr>
            <w:r w:rsidRPr="00E80F0E">
              <w:rPr>
                <w:rFonts w:ascii="Times" w:hAnsi="Times"/>
                <w:sz w:val="28"/>
                <w:szCs w:val="28"/>
                <w:rPrChange w:id="109" w:author="zimin.yuri22@gmail.com" w:date="2019-12-18T13:15:00Z">
                  <w:rPr>
                    <w:rFonts w:ascii="Times" w:hAnsi="Times"/>
                    <w:sz w:val="28"/>
                    <w:szCs w:val="28"/>
                    <w:highlight w:val="yellow"/>
                  </w:rPr>
                </w:rPrChange>
              </w:rPr>
              <w:t>94090.0</w:t>
            </w:r>
          </w:p>
        </w:tc>
        <w:tc>
          <w:tcPr>
            <w:tcW w:w="1748" w:type="dxa"/>
          </w:tcPr>
          <w:p w:rsidR="00E80F0E" w:rsidRPr="00E80F0E" w:rsidRDefault="00E80F0E" w:rsidP="00E80F0E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  <w:rPrChange w:id="110" w:author="zimin.yuri22@gmail.com" w:date="2019-12-18T13:15:00Z">
                  <w:rPr>
                    <w:rFonts w:ascii="Times" w:hAnsi="Times"/>
                    <w:sz w:val="28"/>
                    <w:szCs w:val="28"/>
                    <w:highlight w:val="yellow"/>
                  </w:rPr>
                </w:rPrChange>
              </w:rPr>
            </w:pPr>
            <w:r w:rsidRPr="00E80F0E">
              <w:rPr>
                <w:rFonts w:ascii="Helvetica Neue" w:hAnsi="Helvetica Neue" w:cs="Helvetica Neue"/>
                <w:bCs/>
                <w:sz w:val="28"/>
                <w:szCs w:val="28"/>
                <w:rPrChange w:id="111" w:author="zimin.yuri22@gmail.com" w:date="2019-12-18T13:15:00Z">
                  <w:rPr>
                    <w:rFonts w:ascii="Helvetica Neue" w:hAnsi="Helvetica Neue" w:cs="Helvetica Neue"/>
                    <w:bCs/>
                    <w:color w:val="000000"/>
                    <w:sz w:val="28"/>
                    <w:szCs w:val="28"/>
                    <w:highlight w:val="yellow"/>
                  </w:rPr>
                </w:rPrChange>
              </w:rPr>
              <w:t>139.61</w:t>
            </w:r>
          </w:p>
        </w:tc>
        <w:tc>
          <w:tcPr>
            <w:tcW w:w="1641" w:type="dxa"/>
          </w:tcPr>
          <w:p w:rsidR="00E80F0E" w:rsidRPr="00E80F0E" w:rsidRDefault="00E80F0E" w:rsidP="00E80F0E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  <w:rPrChange w:id="112" w:author="zimin.yuri22@gmail.com" w:date="2019-12-18T13:15:00Z">
                  <w:rPr>
                    <w:rFonts w:ascii="Times" w:hAnsi="Times"/>
                    <w:sz w:val="28"/>
                    <w:szCs w:val="28"/>
                    <w:highlight w:val="yellow"/>
                  </w:rPr>
                </w:rPrChange>
              </w:rPr>
            </w:pPr>
            <w:r w:rsidRPr="00E80F0E">
              <w:rPr>
                <w:rFonts w:ascii="Helvetica Neue" w:hAnsi="Helvetica Neue" w:cs="Helvetica Neue"/>
                <w:bCs/>
                <w:sz w:val="26"/>
                <w:szCs w:val="26"/>
                <w:rPrChange w:id="113" w:author="zimin.yuri22@gmail.com" w:date="2019-12-18T13:15:00Z">
                  <w:rPr>
                    <w:rFonts w:ascii="Helvetica Neue" w:hAnsi="Helvetica Neue" w:cs="Helvetica Neue"/>
                    <w:bCs/>
                    <w:color w:val="000000"/>
                    <w:sz w:val="26"/>
                    <w:szCs w:val="26"/>
                    <w:highlight w:val="yellow"/>
                  </w:rPr>
                </w:rPrChange>
              </w:rPr>
              <w:t>86560.19</w:t>
            </w:r>
          </w:p>
        </w:tc>
        <w:tc>
          <w:tcPr>
            <w:tcW w:w="1861" w:type="dxa"/>
          </w:tcPr>
          <w:p w:rsidR="00E80F0E" w:rsidRPr="00E80F0E" w:rsidRDefault="00E80F0E" w:rsidP="00E80F0E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  <w:rPrChange w:id="114" w:author="zimin.yuri22@gmail.com" w:date="2019-12-18T13:15:00Z">
                  <w:rPr>
                    <w:rFonts w:ascii="Times" w:hAnsi="Times"/>
                    <w:sz w:val="28"/>
                    <w:szCs w:val="28"/>
                    <w:highlight w:val="yellow"/>
                  </w:rPr>
                </w:rPrChange>
              </w:rPr>
            </w:pPr>
            <w:r w:rsidRPr="00E80F0E">
              <w:rPr>
                <w:rFonts w:ascii="Helvetica Neue" w:hAnsi="Helvetica Neue" w:cs="Helvetica Neue"/>
                <w:bCs/>
                <w:sz w:val="26"/>
                <w:szCs w:val="26"/>
                <w:rPrChange w:id="115" w:author="zimin.yuri22@gmail.com" w:date="2019-12-18T13:15:00Z">
                  <w:rPr>
                    <w:rFonts w:ascii="Helvetica Neue" w:hAnsi="Helvetica Neue" w:cs="Helvetica Neue"/>
                    <w:bCs/>
                    <w:color w:val="000000"/>
                    <w:sz w:val="26"/>
                    <w:szCs w:val="26"/>
                    <w:highlight w:val="yellow"/>
                  </w:rPr>
                </w:rPrChange>
              </w:rPr>
              <w:t>118.671</w:t>
            </w:r>
          </w:p>
        </w:tc>
      </w:tr>
      <w:tr w:rsidR="00E80F0E" w:rsidRPr="00E80F0E" w:rsidTr="000A187C">
        <w:tc>
          <w:tcPr>
            <w:tcW w:w="2263" w:type="dxa"/>
          </w:tcPr>
          <w:p w:rsidR="00E80F0E" w:rsidRPr="00E80F0E" w:rsidRDefault="00E80F0E" w:rsidP="00E80F0E">
            <w:pPr>
              <w:spacing w:line="360" w:lineRule="auto"/>
              <w:rPr>
                <w:rFonts w:ascii="Times New Roman" w:eastAsiaTheme="minorEastAsia" w:hAnsi="Times New Roman" w:cs="Times New Roman"/>
                <w:sz w:val="28"/>
                <w:szCs w:val="28"/>
                <w:rPrChange w:id="116" w:author="zimin.yuri22@gmail.com" w:date="2019-12-18T13:15:00Z">
                  <w:rPr>
                    <w:rFonts w:ascii="Times New Roman" w:eastAsiaTheme="minorEastAsia" w:hAnsi="Times New Roman" w:cs="Times New Roman"/>
                    <w:sz w:val="28"/>
                    <w:szCs w:val="28"/>
                    <w:highlight w:val="yellow"/>
                  </w:rPr>
                </w:rPrChange>
              </w:rPr>
            </w:pPr>
            <w:r w:rsidRPr="00E80F0E">
              <w:rPr>
                <w:rFonts w:ascii="Times New Roman" w:eastAsiaTheme="minorEastAsia" w:hAnsi="Times New Roman" w:cs="Times New Roman"/>
                <w:sz w:val="28"/>
                <w:szCs w:val="28"/>
                <w:rPrChange w:id="117" w:author="zimin.yuri22@gmail.com" w:date="2019-12-18T13:15:00Z">
                  <w:rPr>
                    <w:rFonts w:ascii="Times New Roman" w:eastAsiaTheme="minorEastAsia" w:hAnsi="Times New Roman" w:cs="Times New Roman"/>
                    <w:sz w:val="28"/>
                    <w:szCs w:val="28"/>
                    <w:highlight w:val="yellow"/>
                  </w:rPr>
                </w:rPrChange>
              </w:rPr>
              <w:t>Максимальное значение</w:t>
            </w:r>
          </w:p>
        </w:tc>
        <w:tc>
          <w:tcPr>
            <w:tcW w:w="1826" w:type="dxa"/>
          </w:tcPr>
          <w:p w:rsidR="00E80F0E" w:rsidRPr="00E80F0E" w:rsidRDefault="00E80F0E" w:rsidP="00E80F0E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  <w:rPrChange w:id="118" w:author="zimin.yuri22@gmail.com" w:date="2019-12-18T13:15:00Z">
                  <w:rPr>
                    <w:rFonts w:ascii="Times" w:hAnsi="Times"/>
                    <w:sz w:val="28"/>
                    <w:szCs w:val="28"/>
                    <w:highlight w:val="yellow"/>
                  </w:rPr>
                </w:rPrChange>
              </w:rPr>
            </w:pPr>
            <w:r w:rsidRPr="00E80F0E">
              <w:rPr>
                <w:rFonts w:ascii="Times" w:hAnsi="Times"/>
                <w:sz w:val="28"/>
                <w:szCs w:val="28"/>
                <w:rPrChange w:id="119" w:author="zimin.yuri22@gmail.com" w:date="2019-12-18T13:15:00Z">
                  <w:rPr>
                    <w:rFonts w:ascii="Times" w:hAnsi="Times"/>
                    <w:sz w:val="28"/>
                    <w:szCs w:val="28"/>
                    <w:highlight w:val="yellow"/>
                  </w:rPr>
                </w:rPrChange>
              </w:rPr>
              <w:t>147790.0</w:t>
            </w:r>
          </w:p>
        </w:tc>
        <w:tc>
          <w:tcPr>
            <w:tcW w:w="1748" w:type="dxa"/>
          </w:tcPr>
          <w:p w:rsidR="00E80F0E" w:rsidRPr="00E80F0E" w:rsidRDefault="00E80F0E" w:rsidP="00E80F0E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  <w:rPrChange w:id="120" w:author="zimin.yuri22@gmail.com" w:date="2019-12-18T13:15:00Z">
                  <w:rPr>
                    <w:rFonts w:ascii="Times" w:hAnsi="Times"/>
                    <w:sz w:val="28"/>
                    <w:szCs w:val="28"/>
                    <w:highlight w:val="yellow"/>
                  </w:rPr>
                </w:rPrChange>
              </w:rPr>
            </w:pPr>
            <w:r w:rsidRPr="00E80F0E">
              <w:rPr>
                <w:rFonts w:ascii="Helvetica Neue" w:hAnsi="Helvetica Neue" w:cs="Helvetica Neue"/>
                <w:bCs/>
                <w:sz w:val="28"/>
                <w:szCs w:val="28"/>
                <w:rPrChange w:id="121" w:author="zimin.yuri22@gmail.com" w:date="2019-12-18T13:15:00Z">
                  <w:rPr>
                    <w:rFonts w:ascii="Helvetica Neue" w:hAnsi="Helvetica Neue" w:cs="Helvetica Neue"/>
                    <w:bCs/>
                    <w:color w:val="000000"/>
                    <w:sz w:val="28"/>
                    <w:szCs w:val="28"/>
                    <w:highlight w:val="yellow"/>
                  </w:rPr>
                </w:rPrChange>
              </w:rPr>
              <w:t>280.82</w:t>
            </w:r>
          </w:p>
        </w:tc>
        <w:tc>
          <w:tcPr>
            <w:tcW w:w="1641" w:type="dxa"/>
          </w:tcPr>
          <w:p w:rsidR="00E80F0E" w:rsidRPr="00E80F0E" w:rsidRDefault="00E80F0E" w:rsidP="00E80F0E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  <w:rPrChange w:id="122" w:author="zimin.yuri22@gmail.com" w:date="2019-12-18T13:15:00Z">
                  <w:rPr>
                    <w:rFonts w:ascii="Times" w:hAnsi="Times"/>
                    <w:sz w:val="28"/>
                    <w:szCs w:val="28"/>
                    <w:highlight w:val="yellow"/>
                  </w:rPr>
                </w:rPrChange>
              </w:rPr>
            </w:pPr>
            <w:r w:rsidRPr="00E80F0E">
              <w:rPr>
                <w:rFonts w:ascii="Helvetica Neue" w:hAnsi="Helvetica Neue" w:cs="Helvetica Neue"/>
                <w:bCs/>
                <w:sz w:val="26"/>
                <w:szCs w:val="26"/>
                <w:rPrChange w:id="123" w:author="zimin.yuri22@gmail.com" w:date="2019-12-18T13:15:00Z">
                  <w:rPr>
                    <w:rFonts w:ascii="Helvetica Neue" w:hAnsi="Helvetica Neue" w:cs="Helvetica Neue"/>
                    <w:bCs/>
                    <w:color w:val="000000"/>
                    <w:sz w:val="26"/>
                    <w:szCs w:val="26"/>
                    <w:highlight w:val="yellow"/>
                  </w:rPr>
                </w:rPrChange>
              </w:rPr>
              <w:t>152633.3</w:t>
            </w:r>
          </w:p>
        </w:tc>
        <w:tc>
          <w:tcPr>
            <w:tcW w:w="1861" w:type="dxa"/>
          </w:tcPr>
          <w:p w:rsidR="00E80F0E" w:rsidRPr="00E80F0E" w:rsidRDefault="00E80F0E" w:rsidP="00E80F0E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  <w:rPrChange w:id="124" w:author="zimin.yuri22@gmail.com" w:date="2019-12-18T13:15:00Z">
                  <w:rPr>
                    <w:rFonts w:ascii="Times" w:hAnsi="Times"/>
                    <w:sz w:val="28"/>
                    <w:szCs w:val="28"/>
                    <w:highlight w:val="yellow"/>
                  </w:rPr>
                </w:rPrChange>
              </w:rPr>
            </w:pPr>
            <w:r w:rsidRPr="00E80F0E">
              <w:rPr>
                <w:rFonts w:ascii="Helvetica Neue" w:hAnsi="Helvetica Neue" w:cs="Helvetica Neue"/>
                <w:bCs/>
                <w:sz w:val="26"/>
                <w:szCs w:val="26"/>
                <w:rPrChange w:id="125" w:author="zimin.yuri22@gmail.com" w:date="2019-12-18T13:15:00Z">
                  <w:rPr>
                    <w:rFonts w:ascii="Helvetica Neue" w:hAnsi="Helvetica Neue" w:cs="Helvetica Neue"/>
                    <w:bCs/>
                    <w:color w:val="000000"/>
                    <w:sz w:val="26"/>
                    <w:szCs w:val="26"/>
                    <w:highlight w:val="yellow"/>
                  </w:rPr>
                </w:rPrChange>
              </w:rPr>
              <w:t>284.447</w:t>
            </w:r>
          </w:p>
        </w:tc>
      </w:tr>
    </w:tbl>
    <w:p w:rsidR="000A187C" w:rsidRPr="000672EA" w:rsidRDefault="00E23FFC" w:rsidP="00E23FFC">
      <w:pPr>
        <w:spacing w:line="360" w:lineRule="auto"/>
        <w:jc w:val="both"/>
        <w:rPr>
          <w:rFonts w:ascii="Times" w:hAnsi="Times"/>
        </w:rPr>
      </w:pPr>
      <w:r w:rsidRPr="00E80F0E">
        <w:rPr>
          <w:rFonts w:ascii="Times" w:hAnsi="Times"/>
          <w:rPrChange w:id="126" w:author="zimin.yuri22@gmail.com" w:date="2019-12-18T13:15:00Z">
            <w:rPr>
              <w:rFonts w:ascii="Times" w:hAnsi="Times"/>
              <w:highlight w:val="yellow"/>
            </w:rPr>
          </w:rPrChange>
        </w:rPr>
        <w:t>Таблица 1 – Результаты расчетов статистик данных</w:t>
      </w:r>
      <w:r w:rsidR="00C60CA7" w:rsidRPr="00E80F0E">
        <w:rPr>
          <w:rFonts w:ascii="Times" w:hAnsi="Times"/>
          <w:rPrChange w:id="127" w:author="zimin.yuri22@gmail.com" w:date="2019-12-18T13:15:00Z">
            <w:rPr>
              <w:rFonts w:ascii="Times" w:hAnsi="Times"/>
              <w:highlight w:val="yellow"/>
            </w:rPr>
          </w:rPrChange>
        </w:rPr>
        <w:t xml:space="preserve"> исходных </w:t>
      </w:r>
      <w:r w:rsidR="00C60CA7" w:rsidRPr="000672EA">
        <w:rPr>
          <w:rFonts w:ascii="Times" w:hAnsi="Times"/>
        </w:rPr>
        <w:t>данных</w:t>
      </w:r>
      <w:r w:rsidR="000672EA">
        <w:rPr>
          <w:rFonts w:ascii="Times" w:hAnsi="Times"/>
        </w:rPr>
        <w:t xml:space="preserve"> и смоделированных данных</w:t>
      </w:r>
    </w:p>
    <w:p w:rsidR="000A187C" w:rsidRPr="00E46094" w:rsidRDefault="000A187C" w:rsidP="000A187C">
      <w:pPr>
        <w:rPr>
          <w:highlight w:val="yellow"/>
          <w:rPrChange w:id="128" w:author="Igor N. Belyh" w:date="2019-12-18T12:26:00Z">
            <w:rPr/>
          </w:rPrChange>
        </w:rPr>
      </w:pPr>
    </w:p>
    <w:p w:rsidR="000A187C" w:rsidRPr="00E46094" w:rsidDel="00E80F0E" w:rsidRDefault="000A187C" w:rsidP="00C60CA7">
      <w:pPr>
        <w:ind w:firstLine="708"/>
        <w:jc w:val="both"/>
        <w:rPr>
          <w:del w:id="129" w:author="zimin.yuri22@gmail.com" w:date="2019-12-18T13:15:00Z"/>
          <w:rFonts w:ascii="Times" w:hAnsi="Times"/>
          <w:sz w:val="28"/>
          <w:szCs w:val="28"/>
          <w:highlight w:val="yellow"/>
          <w:rPrChange w:id="130" w:author="Igor N. Belyh" w:date="2019-12-18T12:26:00Z">
            <w:rPr>
              <w:del w:id="131" w:author="zimin.yuri22@gmail.com" w:date="2019-12-18T13:15:00Z"/>
              <w:rFonts w:ascii="Times" w:hAnsi="Times"/>
              <w:sz w:val="28"/>
              <w:szCs w:val="28"/>
            </w:rPr>
          </w:rPrChange>
        </w:rPr>
      </w:pPr>
      <w:del w:id="132" w:author="zimin.yuri22@gmail.com" w:date="2019-12-18T13:15:00Z">
        <w:r w:rsidRPr="00E46094" w:rsidDel="00E80F0E">
          <w:rPr>
            <w:rFonts w:ascii="Times" w:hAnsi="Times"/>
            <w:sz w:val="28"/>
            <w:szCs w:val="28"/>
            <w:highlight w:val="yellow"/>
            <w:rPrChange w:id="133" w:author="Igor N. Belyh" w:date="2019-12-18T12:26:00Z">
              <w:rPr>
                <w:rFonts w:ascii="Times" w:hAnsi="Times"/>
                <w:sz w:val="28"/>
                <w:szCs w:val="28"/>
              </w:rPr>
            </w:rPrChange>
          </w:rPr>
          <w:delText>Также были рассчитаны статистики для смоделированных данных. Результаты приведены в таблиц</w:delText>
        </w:r>
        <w:r w:rsidR="00F84EB5" w:rsidRPr="00E46094" w:rsidDel="00E80F0E">
          <w:rPr>
            <w:rFonts w:ascii="Times" w:hAnsi="Times"/>
            <w:sz w:val="28"/>
            <w:szCs w:val="28"/>
            <w:highlight w:val="yellow"/>
            <w:rPrChange w:id="134" w:author="Igor N. Belyh" w:date="2019-12-18T12:26:00Z">
              <w:rPr>
                <w:rFonts w:ascii="Times" w:hAnsi="Times"/>
                <w:sz w:val="28"/>
                <w:szCs w:val="28"/>
              </w:rPr>
            </w:rPrChange>
          </w:rPr>
          <w:delText>ах</w:delText>
        </w:r>
        <w:r w:rsidRPr="00E46094" w:rsidDel="00E80F0E">
          <w:rPr>
            <w:rFonts w:ascii="Times" w:hAnsi="Times"/>
            <w:sz w:val="28"/>
            <w:szCs w:val="28"/>
            <w:highlight w:val="yellow"/>
            <w:rPrChange w:id="135" w:author="Igor N. Belyh" w:date="2019-12-18T12:26:00Z">
              <w:rPr>
                <w:rFonts w:ascii="Times" w:hAnsi="Times"/>
                <w:sz w:val="28"/>
                <w:szCs w:val="28"/>
              </w:rPr>
            </w:rPrChange>
          </w:rPr>
          <w:delText xml:space="preserve"> 2</w:delText>
        </w:r>
        <w:r w:rsidR="00F84EB5" w:rsidRPr="00E46094" w:rsidDel="00E80F0E">
          <w:rPr>
            <w:rFonts w:ascii="Times" w:hAnsi="Times"/>
            <w:sz w:val="28"/>
            <w:szCs w:val="28"/>
            <w:highlight w:val="yellow"/>
            <w:rPrChange w:id="136" w:author="Igor N. Belyh" w:date="2019-12-18T12:26:00Z">
              <w:rPr>
                <w:rFonts w:ascii="Times" w:hAnsi="Times"/>
                <w:sz w:val="28"/>
                <w:szCs w:val="28"/>
              </w:rPr>
            </w:rPrChange>
          </w:rPr>
          <w:delText xml:space="preserve"> и 3</w:delText>
        </w:r>
        <w:r w:rsidRPr="00E46094" w:rsidDel="00E80F0E">
          <w:rPr>
            <w:rFonts w:ascii="Times" w:hAnsi="Times"/>
            <w:sz w:val="28"/>
            <w:szCs w:val="28"/>
            <w:highlight w:val="yellow"/>
            <w:rPrChange w:id="137" w:author="Igor N. Belyh" w:date="2019-12-18T12:26:00Z">
              <w:rPr>
                <w:rFonts w:ascii="Times" w:hAnsi="Times"/>
                <w:sz w:val="28"/>
                <w:szCs w:val="28"/>
              </w:rPr>
            </w:rPrChange>
          </w:rPr>
          <w:delText xml:space="preserve">. </w:delText>
        </w:r>
      </w:del>
    </w:p>
    <w:p w:rsidR="00C60CA7" w:rsidRPr="00E46094" w:rsidDel="00E80F0E" w:rsidRDefault="00C60CA7" w:rsidP="00C60CA7">
      <w:pPr>
        <w:ind w:firstLine="708"/>
        <w:jc w:val="both"/>
        <w:rPr>
          <w:del w:id="138" w:author="zimin.yuri22@gmail.com" w:date="2019-12-18T13:15:00Z"/>
          <w:rFonts w:ascii="Times" w:hAnsi="Times"/>
          <w:sz w:val="28"/>
          <w:szCs w:val="28"/>
          <w:highlight w:val="yellow"/>
          <w:rPrChange w:id="139" w:author="Igor N. Belyh" w:date="2019-12-18T12:26:00Z">
            <w:rPr>
              <w:del w:id="140" w:author="zimin.yuri22@gmail.com" w:date="2019-12-18T13:15:00Z"/>
              <w:rFonts w:ascii="Times" w:hAnsi="Times"/>
              <w:sz w:val="28"/>
              <w:szCs w:val="28"/>
            </w:rPr>
          </w:rPrChange>
        </w:rPr>
      </w:pPr>
    </w:p>
    <w:tbl>
      <w:tblPr>
        <w:tblStyle w:val="a9"/>
        <w:tblW w:w="0" w:type="auto"/>
        <w:tblLayout w:type="fixed"/>
        <w:tblLook w:val="04A0" w:firstRow="1" w:lastRow="0" w:firstColumn="1" w:lastColumn="0" w:noHBand="0" w:noVBand="1"/>
      </w:tblPr>
      <w:tblGrid>
        <w:gridCol w:w="2263"/>
        <w:gridCol w:w="1826"/>
        <w:gridCol w:w="1748"/>
        <w:gridCol w:w="1641"/>
        <w:gridCol w:w="1861"/>
      </w:tblGrid>
      <w:tr w:rsidR="00C60CA7" w:rsidRPr="00E46094" w:rsidDel="00E80F0E" w:rsidTr="00732BB8">
        <w:trPr>
          <w:del w:id="141" w:author="zimin.yuri22@gmail.com" w:date="2019-12-18T13:15:00Z"/>
        </w:trPr>
        <w:tc>
          <w:tcPr>
            <w:tcW w:w="2263" w:type="dxa"/>
          </w:tcPr>
          <w:p w:rsidR="00C60CA7" w:rsidRPr="00E46094" w:rsidDel="00E80F0E" w:rsidRDefault="00C60CA7" w:rsidP="00732BB8">
            <w:pPr>
              <w:spacing w:line="360" w:lineRule="auto"/>
              <w:jc w:val="both"/>
              <w:rPr>
                <w:del w:id="142" w:author="zimin.yuri22@gmail.com" w:date="2019-12-18T13:15:00Z"/>
                <w:rFonts w:ascii="Times" w:hAnsi="Times"/>
                <w:sz w:val="28"/>
                <w:szCs w:val="28"/>
                <w:highlight w:val="yellow"/>
                <w:rPrChange w:id="143" w:author="Igor N. Belyh" w:date="2019-12-18T12:26:00Z">
                  <w:rPr>
                    <w:del w:id="144" w:author="zimin.yuri22@gmail.com" w:date="2019-12-18T13:15:00Z"/>
                    <w:rFonts w:ascii="Times" w:hAnsi="Times"/>
                    <w:sz w:val="28"/>
                    <w:szCs w:val="28"/>
                  </w:rPr>
                </w:rPrChange>
              </w:rPr>
            </w:pPr>
          </w:p>
        </w:tc>
        <w:tc>
          <w:tcPr>
            <w:tcW w:w="1826" w:type="dxa"/>
          </w:tcPr>
          <w:p w:rsidR="00C60CA7" w:rsidRPr="00E80F0E" w:rsidDel="00E80F0E" w:rsidRDefault="00C60CA7" w:rsidP="00732BB8">
            <w:pPr>
              <w:spacing w:line="360" w:lineRule="auto"/>
              <w:jc w:val="both"/>
              <w:rPr>
                <w:del w:id="145" w:author="zimin.yuri22@gmail.com" w:date="2019-12-18T13:15:00Z"/>
                <w:rFonts w:ascii="Times" w:hAnsi="Times"/>
                <w:sz w:val="28"/>
                <w:szCs w:val="28"/>
                <w:highlight w:val="yellow"/>
                <w:rPrChange w:id="146" w:author="zimin.yuri22@gmail.com" w:date="2019-12-18T13:15:00Z">
                  <w:rPr>
                    <w:del w:id="147" w:author="zimin.yuri22@gmail.com" w:date="2019-12-18T13:15:00Z"/>
                    <w:rFonts w:ascii="Times" w:hAnsi="Times"/>
                    <w:sz w:val="28"/>
                    <w:szCs w:val="28"/>
                    <w:lang w:val="en-US"/>
                  </w:rPr>
                </w:rPrChange>
              </w:rPr>
            </w:pPr>
            <w:del w:id="148" w:author="zimin.yuri22@gmail.com" w:date="2019-12-18T13:15:00Z">
              <w:r w:rsidRPr="00E46094" w:rsidDel="00E80F0E">
                <w:rPr>
                  <w:rFonts w:ascii="Times" w:hAnsi="Times"/>
                  <w:sz w:val="28"/>
                  <w:szCs w:val="28"/>
                  <w:highlight w:val="yellow"/>
                  <w:rPrChange w:id="149" w:author="Igor N. Belyh" w:date="2019-12-18T12:26:00Z">
                    <w:rPr>
                      <w:rFonts w:ascii="Times" w:hAnsi="Times"/>
                      <w:sz w:val="28"/>
                      <w:szCs w:val="28"/>
                    </w:rPr>
                  </w:rPrChange>
                </w:rPr>
                <w:delText xml:space="preserve">РТС - </w:delText>
              </w:r>
              <w:r w:rsidRPr="00E46094" w:rsidDel="00E80F0E">
                <w:rPr>
                  <w:rFonts w:ascii="Times" w:hAnsi="Times"/>
                  <w:sz w:val="28"/>
                  <w:szCs w:val="28"/>
                  <w:highlight w:val="yellow"/>
                  <w:lang w:val="en-US"/>
                  <w:rPrChange w:id="150" w:author="Igor N. Belyh" w:date="2019-12-18T12:26:00Z">
                    <w:rPr>
                      <w:rFonts w:ascii="Times" w:hAnsi="Times"/>
                      <w:sz w:val="28"/>
                      <w:szCs w:val="28"/>
                      <w:lang w:val="en-US"/>
                    </w:rPr>
                  </w:rPrChange>
                </w:rPr>
                <w:delText>GBM</w:delText>
              </w:r>
            </w:del>
          </w:p>
        </w:tc>
        <w:tc>
          <w:tcPr>
            <w:tcW w:w="1748" w:type="dxa"/>
          </w:tcPr>
          <w:p w:rsidR="00C60CA7" w:rsidRPr="00E80F0E" w:rsidDel="00E80F0E" w:rsidRDefault="00C60CA7" w:rsidP="00732BB8">
            <w:pPr>
              <w:spacing w:line="360" w:lineRule="auto"/>
              <w:jc w:val="both"/>
              <w:rPr>
                <w:del w:id="151" w:author="zimin.yuri22@gmail.com" w:date="2019-12-18T13:15:00Z"/>
                <w:rFonts w:ascii="Times" w:hAnsi="Times"/>
                <w:sz w:val="28"/>
                <w:szCs w:val="28"/>
                <w:highlight w:val="yellow"/>
                <w:rPrChange w:id="152" w:author="zimin.yuri22@gmail.com" w:date="2019-12-18T13:15:00Z">
                  <w:rPr>
                    <w:del w:id="153" w:author="zimin.yuri22@gmail.com" w:date="2019-12-18T13:15:00Z"/>
                    <w:rFonts w:ascii="Times" w:hAnsi="Times"/>
                    <w:sz w:val="28"/>
                    <w:szCs w:val="28"/>
                    <w:lang w:val="en-US"/>
                  </w:rPr>
                </w:rPrChange>
              </w:rPr>
            </w:pPr>
            <w:del w:id="154" w:author="zimin.yuri22@gmail.com" w:date="2019-12-18T13:15:00Z">
              <w:r w:rsidRPr="00E46094" w:rsidDel="00E80F0E">
                <w:rPr>
                  <w:rFonts w:ascii="Times" w:hAnsi="Times"/>
                  <w:sz w:val="28"/>
                  <w:szCs w:val="28"/>
                  <w:highlight w:val="yellow"/>
                  <w:rPrChange w:id="155" w:author="Igor N. Belyh" w:date="2019-12-18T12:26:00Z">
                    <w:rPr>
                      <w:rFonts w:ascii="Times" w:hAnsi="Times"/>
                      <w:sz w:val="28"/>
                      <w:szCs w:val="28"/>
                    </w:rPr>
                  </w:rPrChange>
                </w:rPr>
                <w:delText>Сбербанк</w:delText>
              </w:r>
              <w:r w:rsidRPr="00E80F0E" w:rsidDel="00E80F0E">
                <w:rPr>
                  <w:rFonts w:ascii="Times" w:hAnsi="Times"/>
                  <w:sz w:val="28"/>
                  <w:szCs w:val="28"/>
                  <w:highlight w:val="yellow"/>
                  <w:rPrChange w:id="156" w:author="zimin.yuri22@gmail.com" w:date="2019-12-18T13:15:00Z">
                    <w:rPr>
                      <w:rFonts w:ascii="Times" w:hAnsi="Times"/>
                      <w:sz w:val="28"/>
                      <w:szCs w:val="28"/>
                      <w:lang w:val="en-US"/>
                    </w:rPr>
                  </w:rPrChange>
                </w:rPr>
                <w:delText xml:space="preserve"> - </w:delText>
              </w:r>
              <w:r w:rsidRPr="00E46094" w:rsidDel="00E80F0E">
                <w:rPr>
                  <w:rFonts w:ascii="Times" w:hAnsi="Times"/>
                  <w:sz w:val="28"/>
                  <w:szCs w:val="28"/>
                  <w:highlight w:val="yellow"/>
                  <w:lang w:val="en-US"/>
                  <w:rPrChange w:id="157" w:author="Igor N. Belyh" w:date="2019-12-18T12:26:00Z">
                    <w:rPr>
                      <w:rFonts w:ascii="Times" w:hAnsi="Times"/>
                      <w:sz w:val="28"/>
                      <w:szCs w:val="28"/>
                      <w:lang w:val="en-US"/>
                    </w:rPr>
                  </w:rPrChange>
                </w:rPr>
                <w:delText>GBM</w:delText>
              </w:r>
            </w:del>
          </w:p>
        </w:tc>
        <w:tc>
          <w:tcPr>
            <w:tcW w:w="1641" w:type="dxa"/>
          </w:tcPr>
          <w:p w:rsidR="00C60CA7" w:rsidRPr="00E80F0E" w:rsidDel="00E80F0E" w:rsidRDefault="00C60CA7" w:rsidP="00732BB8">
            <w:pPr>
              <w:spacing w:line="360" w:lineRule="auto"/>
              <w:jc w:val="both"/>
              <w:rPr>
                <w:del w:id="158" w:author="zimin.yuri22@gmail.com" w:date="2019-12-18T13:15:00Z"/>
                <w:rFonts w:ascii="Times" w:hAnsi="Times"/>
                <w:sz w:val="28"/>
                <w:szCs w:val="28"/>
                <w:highlight w:val="yellow"/>
                <w:rPrChange w:id="159" w:author="zimin.yuri22@gmail.com" w:date="2019-12-18T13:15:00Z">
                  <w:rPr>
                    <w:del w:id="160" w:author="zimin.yuri22@gmail.com" w:date="2019-12-18T13:15:00Z"/>
                    <w:rFonts w:ascii="Times" w:hAnsi="Times"/>
                    <w:sz w:val="28"/>
                    <w:szCs w:val="28"/>
                    <w:lang w:val="en-US"/>
                  </w:rPr>
                </w:rPrChange>
              </w:rPr>
            </w:pPr>
            <w:del w:id="161" w:author="zimin.yuri22@gmail.com" w:date="2019-12-18T13:15:00Z">
              <w:r w:rsidRPr="00E46094" w:rsidDel="00E80F0E">
                <w:rPr>
                  <w:rFonts w:ascii="Times" w:hAnsi="Times"/>
                  <w:sz w:val="28"/>
                  <w:szCs w:val="28"/>
                  <w:highlight w:val="yellow"/>
                  <w:rPrChange w:id="162" w:author="Igor N. Belyh" w:date="2019-12-18T12:26:00Z">
                    <w:rPr>
                      <w:rFonts w:ascii="Times" w:hAnsi="Times"/>
                      <w:sz w:val="28"/>
                      <w:szCs w:val="28"/>
                    </w:rPr>
                  </w:rPrChange>
                </w:rPr>
                <w:delText>Газпром</w:delText>
              </w:r>
              <w:r w:rsidRPr="00E80F0E" w:rsidDel="00E80F0E">
                <w:rPr>
                  <w:rFonts w:ascii="Times" w:hAnsi="Times"/>
                  <w:sz w:val="28"/>
                  <w:szCs w:val="28"/>
                  <w:highlight w:val="yellow"/>
                  <w:rPrChange w:id="163" w:author="zimin.yuri22@gmail.com" w:date="2019-12-18T13:15:00Z">
                    <w:rPr>
                      <w:rFonts w:ascii="Times" w:hAnsi="Times"/>
                      <w:sz w:val="28"/>
                      <w:szCs w:val="28"/>
                      <w:lang w:val="en-US"/>
                    </w:rPr>
                  </w:rPrChange>
                </w:rPr>
                <w:delText xml:space="preserve"> - </w:delText>
              </w:r>
              <w:r w:rsidRPr="00E46094" w:rsidDel="00E80F0E">
                <w:rPr>
                  <w:rFonts w:ascii="Times" w:hAnsi="Times"/>
                  <w:sz w:val="28"/>
                  <w:szCs w:val="28"/>
                  <w:highlight w:val="yellow"/>
                  <w:lang w:val="en-US"/>
                  <w:rPrChange w:id="164" w:author="Igor N. Belyh" w:date="2019-12-18T12:26:00Z">
                    <w:rPr>
                      <w:rFonts w:ascii="Times" w:hAnsi="Times"/>
                      <w:sz w:val="28"/>
                      <w:szCs w:val="28"/>
                      <w:lang w:val="en-US"/>
                    </w:rPr>
                  </w:rPrChange>
                </w:rPr>
                <w:delText>GBM</w:delText>
              </w:r>
            </w:del>
          </w:p>
        </w:tc>
        <w:tc>
          <w:tcPr>
            <w:tcW w:w="1861" w:type="dxa"/>
          </w:tcPr>
          <w:p w:rsidR="00C60CA7" w:rsidRPr="00E80F0E" w:rsidDel="00E80F0E" w:rsidRDefault="00C60CA7" w:rsidP="00732BB8">
            <w:pPr>
              <w:spacing w:line="360" w:lineRule="auto"/>
              <w:jc w:val="both"/>
              <w:rPr>
                <w:del w:id="165" w:author="zimin.yuri22@gmail.com" w:date="2019-12-18T13:15:00Z"/>
                <w:rFonts w:ascii="Times" w:hAnsi="Times"/>
                <w:sz w:val="28"/>
                <w:szCs w:val="28"/>
                <w:highlight w:val="yellow"/>
                <w:rPrChange w:id="166" w:author="zimin.yuri22@gmail.com" w:date="2019-12-18T13:15:00Z">
                  <w:rPr>
                    <w:del w:id="167" w:author="zimin.yuri22@gmail.com" w:date="2019-12-18T13:15:00Z"/>
                    <w:rFonts w:ascii="Times" w:hAnsi="Times"/>
                    <w:sz w:val="28"/>
                    <w:szCs w:val="28"/>
                    <w:lang w:val="en-US"/>
                  </w:rPr>
                </w:rPrChange>
              </w:rPr>
            </w:pPr>
            <w:del w:id="168" w:author="zimin.yuri22@gmail.com" w:date="2019-12-18T13:15:00Z">
              <w:r w:rsidRPr="00E46094" w:rsidDel="00E80F0E">
                <w:rPr>
                  <w:rFonts w:ascii="Times" w:hAnsi="Times"/>
                  <w:sz w:val="28"/>
                  <w:szCs w:val="28"/>
                  <w:highlight w:val="yellow"/>
                  <w:rPrChange w:id="169" w:author="Igor N. Belyh" w:date="2019-12-18T12:26:00Z">
                    <w:rPr>
                      <w:rFonts w:ascii="Times" w:hAnsi="Times"/>
                      <w:sz w:val="28"/>
                      <w:szCs w:val="28"/>
                    </w:rPr>
                  </w:rPrChange>
                </w:rPr>
                <w:delText>ВТБ</w:delText>
              </w:r>
              <w:r w:rsidRPr="00E80F0E" w:rsidDel="00E80F0E">
                <w:rPr>
                  <w:rFonts w:ascii="Times" w:hAnsi="Times"/>
                  <w:sz w:val="28"/>
                  <w:szCs w:val="28"/>
                  <w:highlight w:val="yellow"/>
                  <w:rPrChange w:id="170" w:author="zimin.yuri22@gmail.com" w:date="2019-12-18T13:15:00Z">
                    <w:rPr>
                      <w:rFonts w:ascii="Times" w:hAnsi="Times"/>
                      <w:sz w:val="28"/>
                      <w:szCs w:val="28"/>
                      <w:lang w:val="en-US"/>
                    </w:rPr>
                  </w:rPrChange>
                </w:rPr>
                <w:delText xml:space="preserve"> - </w:delText>
              </w:r>
              <w:r w:rsidRPr="00E46094" w:rsidDel="00E80F0E">
                <w:rPr>
                  <w:rFonts w:ascii="Times" w:hAnsi="Times"/>
                  <w:sz w:val="28"/>
                  <w:szCs w:val="28"/>
                  <w:highlight w:val="yellow"/>
                  <w:lang w:val="en-US"/>
                  <w:rPrChange w:id="171" w:author="Igor N. Belyh" w:date="2019-12-18T12:26:00Z">
                    <w:rPr>
                      <w:rFonts w:ascii="Times" w:hAnsi="Times"/>
                      <w:sz w:val="28"/>
                      <w:szCs w:val="28"/>
                      <w:lang w:val="en-US"/>
                    </w:rPr>
                  </w:rPrChange>
                </w:rPr>
                <w:delText>GBM</w:delText>
              </w:r>
            </w:del>
          </w:p>
        </w:tc>
      </w:tr>
      <w:tr w:rsidR="00C60CA7" w:rsidRPr="00E46094" w:rsidDel="00E80F0E" w:rsidTr="00732BB8">
        <w:trPr>
          <w:del w:id="172" w:author="zimin.yuri22@gmail.com" w:date="2019-12-18T13:15:00Z"/>
        </w:trPr>
        <w:tc>
          <w:tcPr>
            <w:tcW w:w="2263" w:type="dxa"/>
          </w:tcPr>
          <w:p w:rsidR="00C60CA7" w:rsidRPr="00E46094" w:rsidDel="00E80F0E" w:rsidRDefault="00C60CA7" w:rsidP="00732BB8">
            <w:pPr>
              <w:spacing w:line="360" w:lineRule="auto"/>
              <w:rPr>
                <w:del w:id="173" w:author="zimin.yuri22@gmail.com" w:date="2019-12-18T13:15:00Z"/>
                <w:rFonts w:ascii="Times" w:hAnsi="Times" w:cs="Times New Roman"/>
                <w:sz w:val="28"/>
                <w:szCs w:val="28"/>
                <w:highlight w:val="yellow"/>
                <w:rPrChange w:id="174" w:author="Igor N. Belyh" w:date="2019-12-18T12:26:00Z">
                  <w:rPr>
                    <w:del w:id="175" w:author="zimin.yuri22@gmail.com" w:date="2019-12-18T13:15:00Z"/>
                    <w:rFonts w:ascii="Times" w:hAnsi="Times" w:cs="Times New Roman"/>
                    <w:sz w:val="28"/>
                    <w:szCs w:val="28"/>
                  </w:rPr>
                </w:rPrChange>
              </w:rPr>
            </w:pPr>
            <w:del w:id="176" w:author="zimin.yuri22@gmail.com" w:date="2019-12-18T13:15:00Z">
              <w:r w:rsidRPr="00E46094" w:rsidDel="00E80F0E">
                <w:rPr>
                  <w:rFonts w:ascii="Times" w:hAnsi="Times" w:cs="Times New Roman"/>
                  <w:sz w:val="28"/>
                  <w:szCs w:val="28"/>
                  <w:highlight w:val="yellow"/>
                  <w:rPrChange w:id="177" w:author="Igor N. Belyh" w:date="2019-12-18T12:26:00Z">
                    <w:rPr>
                      <w:rFonts w:ascii="Times" w:hAnsi="Times" w:cs="Times New Roman"/>
                      <w:sz w:val="28"/>
                      <w:szCs w:val="28"/>
                    </w:rPr>
                  </w:rPrChange>
                </w:rPr>
                <w:delText>Среднее значение</w:delText>
              </w:r>
            </w:del>
          </w:p>
        </w:tc>
        <w:tc>
          <w:tcPr>
            <w:tcW w:w="1826" w:type="dxa"/>
          </w:tcPr>
          <w:p w:rsidR="00C60CA7" w:rsidRPr="00E46094" w:rsidDel="00E80F0E" w:rsidRDefault="000D7B8C" w:rsidP="00732BB8">
            <w:pPr>
              <w:spacing w:line="360" w:lineRule="auto"/>
              <w:jc w:val="both"/>
              <w:rPr>
                <w:del w:id="178" w:author="zimin.yuri22@gmail.com" w:date="2019-12-18T13:15:00Z"/>
                <w:rFonts w:ascii="Times" w:hAnsi="Times"/>
                <w:sz w:val="28"/>
                <w:szCs w:val="28"/>
                <w:highlight w:val="yellow"/>
                <w:rPrChange w:id="179" w:author="Igor N. Belyh" w:date="2019-12-18T12:26:00Z">
                  <w:rPr>
                    <w:del w:id="180" w:author="zimin.yuri22@gmail.com" w:date="2019-12-18T13:15:00Z"/>
                    <w:rFonts w:ascii="Times" w:hAnsi="Times"/>
                    <w:sz w:val="28"/>
                    <w:szCs w:val="28"/>
                  </w:rPr>
                </w:rPrChange>
              </w:rPr>
            </w:pPr>
            <w:del w:id="181" w:author="zimin.yuri22@gmail.com" w:date="2019-12-18T13:15:00Z">
              <w:r w:rsidRPr="00E46094" w:rsidDel="00E80F0E">
                <w:rPr>
                  <w:rFonts w:ascii="Helvetica Neue" w:hAnsi="Helvetica Neue" w:cs="Helvetica Neue"/>
                  <w:bCs/>
                  <w:color w:val="000000"/>
                  <w:sz w:val="26"/>
                  <w:szCs w:val="26"/>
                  <w:highlight w:val="yellow"/>
                  <w:rPrChange w:id="182" w:author="Igor N. Belyh" w:date="2019-12-18T12:26:00Z">
                    <w:rPr>
                      <w:rFonts w:ascii="Helvetica Neue" w:hAnsi="Helvetica Neue" w:cs="Helvetica Neue"/>
                      <w:bCs/>
                      <w:color w:val="000000"/>
                      <w:sz w:val="26"/>
                      <w:szCs w:val="26"/>
                    </w:rPr>
                  </w:rPrChange>
                </w:rPr>
                <w:delText>112852.6</w:delText>
              </w:r>
            </w:del>
          </w:p>
        </w:tc>
        <w:tc>
          <w:tcPr>
            <w:tcW w:w="1748" w:type="dxa"/>
          </w:tcPr>
          <w:p w:rsidR="00C60CA7" w:rsidRPr="00E46094" w:rsidDel="00E80F0E" w:rsidRDefault="00F84EB5" w:rsidP="00732BB8">
            <w:pPr>
              <w:spacing w:line="360" w:lineRule="auto"/>
              <w:jc w:val="both"/>
              <w:rPr>
                <w:del w:id="183" w:author="zimin.yuri22@gmail.com" w:date="2019-12-18T13:15:00Z"/>
                <w:rFonts w:ascii="Times" w:hAnsi="Times"/>
                <w:sz w:val="28"/>
                <w:szCs w:val="28"/>
                <w:highlight w:val="yellow"/>
                <w:rPrChange w:id="184" w:author="Igor N. Belyh" w:date="2019-12-18T12:26:00Z">
                  <w:rPr>
                    <w:del w:id="185" w:author="zimin.yuri22@gmail.com" w:date="2019-12-18T13:15:00Z"/>
                    <w:rFonts w:ascii="Times" w:hAnsi="Times"/>
                    <w:sz w:val="28"/>
                    <w:szCs w:val="28"/>
                  </w:rPr>
                </w:rPrChange>
              </w:rPr>
            </w:pPr>
            <w:del w:id="186" w:author="zimin.yuri22@gmail.com" w:date="2019-12-18T13:15:00Z">
              <w:r w:rsidRPr="00E46094" w:rsidDel="00E80F0E">
                <w:rPr>
                  <w:rFonts w:ascii="Helvetica Neue" w:hAnsi="Helvetica Neue" w:cs="Helvetica Neue"/>
                  <w:bCs/>
                  <w:color w:val="000000"/>
                  <w:sz w:val="26"/>
                  <w:szCs w:val="26"/>
                  <w:highlight w:val="yellow"/>
                  <w:rPrChange w:id="187" w:author="Igor N. Belyh" w:date="2019-12-18T12:26:00Z">
                    <w:rPr>
                      <w:rFonts w:ascii="Helvetica Neue" w:hAnsi="Helvetica Neue" w:cs="Helvetica Neue"/>
                      <w:bCs/>
                      <w:color w:val="000000"/>
                      <w:sz w:val="26"/>
                      <w:szCs w:val="26"/>
                    </w:rPr>
                  </w:rPrChange>
                </w:rPr>
                <w:delText>197.36</w:delText>
              </w:r>
            </w:del>
          </w:p>
        </w:tc>
        <w:tc>
          <w:tcPr>
            <w:tcW w:w="1641" w:type="dxa"/>
          </w:tcPr>
          <w:p w:rsidR="00C60CA7" w:rsidRPr="00E80F0E" w:rsidDel="00E80F0E" w:rsidRDefault="00F84EB5" w:rsidP="00732BB8">
            <w:pPr>
              <w:spacing w:line="360" w:lineRule="auto"/>
              <w:jc w:val="both"/>
              <w:rPr>
                <w:del w:id="188" w:author="zimin.yuri22@gmail.com" w:date="2019-12-18T13:15:00Z"/>
                <w:rFonts w:ascii="Times" w:hAnsi="Times"/>
                <w:sz w:val="28"/>
                <w:szCs w:val="28"/>
                <w:highlight w:val="yellow"/>
                <w:rPrChange w:id="189" w:author="zimin.yuri22@gmail.com" w:date="2019-12-18T13:15:00Z">
                  <w:rPr>
                    <w:del w:id="190" w:author="zimin.yuri22@gmail.com" w:date="2019-12-18T13:15:00Z"/>
                    <w:rFonts w:ascii="Times" w:hAnsi="Times"/>
                    <w:sz w:val="28"/>
                    <w:szCs w:val="28"/>
                    <w:lang w:val="en-US"/>
                  </w:rPr>
                </w:rPrChange>
              </w:rPr>
            </w:pPr>
            <w:del w:id="191" w:author="zimin.yuri22@gmail.com" w:date="2019-12-18T13:15:00Z">
              <w:r w:rsidRPr="00E46094" w:rsidDel="00E80F0E">
                <w:rPr>
                  <w:rFonts w:ascii="Helvetica Neue" w:hAnsi="Helvetica Neue" w:cs="Helvetica Neue"/>
                  <w:bCs/>
                  <w:color w:val="000000"/>
                  <w:sz w:val="26"/>
                  <w:szCs w:val="26"/>
                  <w:highlight w:val="yellow"/>
                  <w:rPrChange w:id="192" w:author="Igor N. Belyh" w:date="2019-12-18T12:26:00Z">
                    <w:rPr>
                      <w:rFonts w:ascii="Helvetica Neue" w:hAnsi="Helvetica Neue" w:cs="Helvetica Neue"/>
                      <w:bCs/>
                      <w:color w:val="000000"/>
                      <w:sz w:val="26"/>
                      <w:szCs w:val="26"/>
                    </w:rPr>
                  </w:rPrChange>
                </w:rPr>
                <w:delText>157.77</w:delText>
              </w:r>
            </w:del>
          </w:p>
        </w:tc>
        <w:tc>
          <w:tcPr>
            <w:tcW w:w="1861" w:type="dxa"/>
          </w:tcPr>
          <w:p w:rsidR="00C60CA7" w:rsidRPr="00E46094" w:rsidDel="00E80F0E" w:rsidRDefault="00F84EB5" w:rsidP="00732BB8">
            <w:pPr>
              <w:spacing w:line="360" w:lineRule="auto"/>
              <w:jc w:val="both"/>
              <w:rPr>
                <w:del w:id="193" w:author="zimin.yuri22@gmail.com" w:date="2019-12-18T13:15:00Z"/>
                <w:rFonts w:ascii="Times" w:hAnsi="Times"/>
                <w:sz w:val="28"/>
                <w:szCs w:val="28"/>
                <w:highlight w:val="yellow"/>
                <w:rPrChange w:id="194" w:author="Igor N. Belyh" w:date="2019-12-18T12:26:00Z">
                  <w:rPr>
                    <w:del w:id="195" w:author="zimin.yuri22@gmail.com" w:date="2019-12-18T13:15:00Z"/>
                    <w:rFonts w:ascii="Times" w:hAnsi="Times"/>
                    <w:sz w:val="28"/>
                    <w:szCs w:val="28"/>
                  </w:rPr>
                </w:rPrChange>
              </w:rPr>
            </w:pPr>
            <w:del w:id="196" w:author="zimin.yuri22@gmail.com" w:date="2019-12-18T13:15:00Z">
              <w:r w:rsidRPr="00E46094" w:rsidDel="00E80F0E">
                <w:rPr>
                  <w:rFonts w:ascii="Helvetica Neue" w:hAnsi="Helvetica Neue" w:cs="Helvetica Neue"/>
                  <w:bCs/>
                  <w:color w:val="000000"/>
                  <w:sz w:val="26"/>
                  <w:szCs w:val="26"/>
                  <w:highlight w:val="yellow"/>
                  <w:rPrChange w:id="197" w:author="Igor N. Belyh" w:date="2019-12-18T12:26:00Z">
                    <w:rPr>
                      <w:rFonts w:ascii="Helvetica Neue" w:hAnsi="Helvetica Neue" w:cs="Helvetica Neue"/>
                      <w:bCs/>
                      <w:color w:val="000000"/>
                      <w:sz w:val="26"/>
                      <w:szCs w:val="26"/>
                    </w:rPr>
                  </w:rPrChange>
                </w:rPr>
                <w:delText>0.050324</w:delText>
              </w:r>
            </w:del>
          </w:p>
        </w:tc>
      </w:tr>
      <w:tr w:rsidR="00C60CA7" w:rsidRPr="00E46094" w:rsidDel="00E80F0E" w:rsidTr="00732BB8">
        <w:trPr>
          <w:del w:id="198" w:author="zimin.yuri22@gmail.com" w:date="2019-12-18T13:15:00Z"/>
        </w:trPr>
        <w:tc>
          <w:tcPr>
            <w:tcW w:w="2263" w:type="dxa"/>
          </w:tcPr>
          <w:p w:rsidR="00C60CA7" w:rsidRPr="00E46094" w:rsidDel="00E80F0E" w:rsidRDefault="00C60CA7" w:rsidP="00732BB8">
            <w:pPr>
              <w:spacing w:line="360" w:lineRule="auto"/>
              <w:rPr>
                <w:del w:id="199" w:author="zimin.yuri22@gmail.com" w:date="2019-12-18T13:15:00Z"/>
                <w:rFonts w:ascii="Times" w:hAnsi="Times" w:cs="Times New Roman"/>
                <w:sz w:val="28"/>
                <w:szCs w:val="28"/>
                <w:highlight w:val="yellow"/>
                <w:rPrChange w:id="200" w:author="Igor N. Belyh" w:date="2019-12-18T12:26:00Z">
                  <w:rPr>
                    <w:del w:id="201" w:author="zimin.yuri22@gmail.com" w:date="2019-12-18T13:15:00Z"/>
                    <w:rFonts w:ascii="Times" w:hAnsi="Times" w:cs="Times New Roman"/>
                    <w:sz w:val="28"/>
                    <w:szCs w:val="28"/>
                  </w:rPr>
                </w:rPrChange>
              </w:rPr>
            </w:pPr>
            <w:del w:id="202" w:author="zimin.yuri22@gmail.com" w:date="2019-12-18T13:15:00Z">
              <w:r w:rsidRPr="00E46094" w:rsidDel="00E80F0E">
                <w:rPr>
                  <w:rFonts w:ascii="Times New Roman" w:hAnsi="Times New Roman" w:cs="Times New Roman"/>
                  <w:sz w:val="28"/>
                  <w:szCs w:val="28"/>
                  <w:highlight w:val="yellow"/>
                  <w:rPrChange w:id="203" w:author="Igor N. Belyh" w:date="2019-12-18T12:26:00Z">
                    <w:rPr>
                      <w:rFonts w:ascii="Times New Roman" w:hAnsi="Times New Roman" w:cs="Times New Roman"/>
                      <w:sz w:val="28"/>
                      <w:szCs w:val="28"/>
                    </w:rPr>
                  </w:rPrChange>
                </w:rPr>
                <w:delText>Дисперсия</w:delText>
              </w:r>
            </w:del>
          </w:p>
        </w:tc>
        <w:tc>
          <w:tcPr>
            <w:tcW w:w="1826" w:type="dxa"/>
          </w:tcPr>
          <w:p w:rsidR="00C60CA7" w:rsidRPr="00E46094" w:rsidDel="00E80F0E" w:rsidRDefault="000D7B8C" w:rsidP="00732BB8">
            <w:pPr>
              <w:spacing w:line="360" w:lineRule="auto"/>
              <w:jc w:val="both"/>
              <w:rPr>
                <w:del w:id="204" w:author="zimin.yuri22@gmail.com" w:date="2019-12-18T13:15:00Z"/>
                <w:rFonts w:ascii="Times" w:hAnsi="Times"/>
                <w:sz w:val="28"/>
                <w:szCs w:val="28"/>
                <w:highlight w:val="yellow"/>
                <w:rPrChange w:id="205" w:author="Igor N. Belyh" w:date="2019-12-18T12:26:00Z">
                  <w:rPr>
                    <w:del w:id="206" w:author="zimin.yuri22@gmail.com" w:date="2019-12-18T13:15:00Z"/>
                    <w:rFonts w:ascii="Times" w:hAnsi="Times"/>
                    <w:sz w:val="28"/>
                    <w:szCs w:val="28"/>
                  </w:rPr>
                </w:rPrChange>
              </w:rPr>
            </w:pPr>
            <w:del w:id="207" w:author="zimin.yuri22@gmail.com" w:date="2019-12-18T13:15:00Z">
              <w:r w:rsidRPr="00E46094" w:rsidDel="00E80F0E">
                <w:rPr>
                  <w:rFonts w:ascii="Helvetica Neue" w:hAnsi="Helvetica Neue" w:cs="Helvetica Neue"/>
                  <w:bCs/>
                  <w:color w:val="000000"/>
                  <w:sz w:val="26"/>
                  <w:szCs w:val="26"/>
                  <w:highlight w:val="yellow"/>
                  <w:rPrChange w:id="208" w:author="Igor N. Belyh" w:date="2019-12-18T12:26:00Z">
                    <w:rPr>
                      <w:rFonts w:ascii="Helvetica Neue" w:hAnsi="Helvetica Neue" w:cs="Helvetica Neue"/>
                      <w:bCs/>
                      <w:color w:val="000000"/>
                      <w:sz w:val="26"/>
                      <w:szCs w:val="26"/>
                    </w:rPr>
                  </w:rPrChange>
                </w:rPr>
                <w:delText>151634414.8</w:delText>
              </w:r>
            </w:del>
          </w:p>
        </w:tc>
        <w:tc>
          <w:tcPr>
            <w:tcW w:w="1748" w:type="dxa"/>
          </w:tcPr>
          <w:p w:rsidR="00C60CA7" w:rsidRPr="00E46094" w:rsidDel="00E80F0E" w:rsidRDefault="00F84EB5" w:rsidP="00732BB8">
            <w:pPr>
              <w:spacing w:line="360" w:lineRule="auto"/>
              <w:jc w:val="both"/>
              <w:rPr>
                <w:del w:id="209" w:author="zimin.yuri22@gmail.com" w:date="2019-12-18T13:15:00Z"/>
                <w:rFonts w:ascii="Times" w:hAnsi="Times"/>
                <w:sz w:val="28"/>
                <w:szCs w:val="28"/>
                <w:highlight w:val="yellow"/>
                <w:rPrChange w:id="210" w:author="Igor N. Belyh" w:date="2019-12-18T12:26:00Z">
                  <w:rPr>
                    <w:del w:id="211" w:author="zimin.yuri22@gmail.com" w:date="2019-12-18T13:15:00Z"/>
                    <w:rFonts w:ascii="Times" w:hAnsi="Times"/>
                    <w:sz w:val="28"/>
                    <w:szCs w:val="28"/>
                  </w:rPr>
                </w:rPrChange>
              </w:rPr>
            </w:pPr>
            <w:del w:id="212" w:author="zimin.yuri22@gmail.com" w:date="2019-12-18T13:15:00Z">
              <w:r w:rsidRPr="00E46094" w:rsidDel="00E80F0E">
                <w:rPr>
                  <w:rFonts w:ascii="Helvetica Neue" w:hAnsi="Helvetica Neue" w:cs="Helvetica Neue"/>
                  <w:bCs/>
                  <w:color w:val="000000"/>
                  <w:sz w:val="26"/>
                  <w:szCs w:val="26"/>
                  <w:highlight w:val="yellow"/>
                  <w:rPrChange w:id="213" w:author="Igor N. Belyh" w:date="2019-12-18T12:26:00Z">
                    <w:rPr>
                      <w:rFonts w:ascii="Helvetica Neue" w:hAnsi="Helvetica Neue" w:cs="Helvetica Neue"/>
                      <w:bCs/>
                      <w:color w:val="000000"/>
                      <w:sz w:val="26"/>
                      <w:szCs w:val="26"/>
                    </w:rPr>
                  </w:rPrChange>
                </w:rPr>
                <w:delText>906.97</w:delText>
              </w:r>
            </w:del>
          </w:p>
        </w:tc>
        <w:tc>
          <w:tcPr>
            <w:tcW w:w="1641" w:type="dxa"/>
          </w:tcPr>
          <w:p w:rsidR="00C60CA7" w:rsidRPr="00E46094" w:rsidDel="00E80F0E" w:rsidRDefault="00F84EB5" w:rsidP="00732BB8">
            <w:pPr>
              <w:spacing w:line="360" w:lineRule="auto"/>
              <w:jc w:val="both"/>
              <w:rPr>
                <w:del w:id="214" w:author="zimin.yuri22@gmail.com" w:date="2019-12-18T13:15:00Z"/>
                <w:rFonts w:ascii="Times" w:hAnsi="Times"/>
                <w:sz w:val="28"/>
                <w:szCs w:val="28"/>
                <w:highlight w:val="yellow"/>
                <w:rPrChange w:id="215" w:author="Igor N. Belyh" w:date="2019-12-18T12:26:00Z">
                  <w:rPr>
                    <w:del w:id="216" w:author="zimin.yuri22@gmail.com" w:date="2019-12-18T13:15:00Z"/>
                    <w:rFonts w:ascii="Times" w:hAnsi="Times"/>
                    <w:sz w:val="28"/>
                    <w:szCs w:val="28"/>
                  </w:rPr>
                </w:rPrChange>
              </w:rPr>
            </w:pPr>
            <w:del w:id="217" w:author="zimin.yuri22@gmail.com" w:date="2019-12-18T13:15:00Z">
              <w:r w:rsidRPr="00E46094" w:rsidDel="00E80F0E">
                <w:rPr>
                  <w:rFonts w:ascii="Helvetica Neue" w:hAnsi="Helvetica Neue" w:cs="Helvetica Neue"/>
                  <w:bCs/>
                  <w:color w:val="000000"/>
                  <w:sz w:val="26"/>
                  <w:szCs w:val="26"/>
                  <w:highlight w:val="yellow"/>
                  <w:rPrChange w:id="218" w:author="Igor N. Belyh" w:date="2019-12-18T12:26:00Z">
                    <w:rPr>
                      <w:rFonts w:ascii="Helvetica Neue" w:hAnsi="Helvetica Neue" w:cs="Helvetica Neue"/>
                      <w:bCs/>
                      <w:color w:val="000000"/>
                      <w:sz w:val="26"/>
                      <w:szCs w:val="26"/>
                    </w:rPr>
                  </w:rPrChange>
                </w:rPr>
                <w:delText>2051.468</w:delText>
              </w:r>
            </w:del>
          </w:p>
        </w:tc>
        <w:tc>
          <w:tcPr>
            <w:tcW w:w="1861" w:type="dxa"/>
          </w:tcPr>
          <w:p w:rsidR="00C60CA7" w:rsidRPr="00E46094" w:rsidDel="00E80F0E" w:rsidRDefault="00F84EB5" w:rsidP="00732BB8">
            <w:pPr>
              <w:spacing w:line="360" w:lineRule="auto"/>
              <w:jc w:val="both"/>
              <w:rPr>
                <w:del w:id="219" w:author="zimin.yuri22@gmail.com" w:date="2019-12-18T13:15:00Z"/>
                <w:rFonts w:ascii="Times" w:hAnsi="Times"/>
                <w:sz w:val="28"/>
                <w:szCs w:val="28"/>
                <w:highlight w:val="yellow"/>
                <w:rPrChange w:id="220" w:author="Igor N. Belyh" w:date="2019-12-18T12:26:00Z">
                  <w:rPr>
                    <w:del w:id="221" w:author="zimin.yuri22@gmail.com" w:date="2019-12-18T13:15:00Z"/>
                    <w:rFonts w:ascii="Times" w:hAnsi="Times"/>
                    <w:sz w:val="28"/>
                    <w:szCs w:val="28"/>
                  </w:rPr>
                </w:rPrChange>
              </w:rPr>
            </w:pPr>
            <w:del w:id="222" w:author="zimin.yuri22@gmail.com" w:date="2019-12-18T13:15:00Z">
              <w:r w:rsidRPr="00E46094" w:rsidDel="00E80F0E">
                <w:rPr>
                  <w:rFonts w:ascii="Helvetica Neue" w:hAnsi="Helvetica Neue" w:cs="Helvetica Neue"/>
                  <w:bCs/>
                  <w:color w:val="000000"/>
                  <w:sz w:val="26"/>
                  <w:szCs w:val="26"/>
                  <w:highlight w:val="yellow"/>
                  <w:rPrChange w:id="223" w:author="Igor N. Belyh" w:date="2019-12-18T12:26:00Z">
                    <w:rPr>
                      <w:rFonts w:ascii="Helvetica Neue" w:hAnsi="Helvetica Neue" w:cs="Helvetica Neue"/>
                      <w:bCs/>
                      <w:color w:val="000000"/>
                      <w:sz w:val="26"/>
                      <w:szCs w:val="26"/>
                    </w:rPr>
                  </w:rPrChange>
                </w:rPr>
                <w:delText>0.000142</w:delText>
              </w:r>
            </w:del>
          </w:p>
        </w:tc>
      </w:tr>
      <w:tr w:rsidR="00C60CA7" w:rsidRPr="00E46094" w:rsidDel="00E80F0E" w:rsidTr="00732BB8">
        <w:trPr>
          <w:del w:id="224" w:author="zimin.yuri22@gmail.com" w:date="2019-12-18T13:15:00Z"/>
        </w:trPr>
        <w:tc>
          <w:tcPr>
            <w:tcW w:w="2263" w:type="dxa"/>
          </w:tcPr>
          <w:p w:rsidR="00C60CA7" w:rsidRPr="00E46094" w:rsidDel="00E80F0E" w:rsidRDefault="00C60CA7" w:rsidP="00732BB8">
            <w:pPr>
              <w:spacing w:line="360" w:lineRule="auto"/>
              <w:rPr>
                <w:del w:id="225" w:author="zimin.yuri22@gmail.com" w:date="2019-12-18T13:15:00Z"/>
                <w:rFonts w:ascii="Times" w:hAnsi="Times" w:cs="Times New Roman"/>
                <w:sz w:val="28"/>
                <w:szCs w:val="28"/>
                <w:highlight w:val="yellow"/>
                <w:rPrChange w:id="226" w:author="Igor N. Belyh" w:date="2019-12-18T12:26:00Z">
                  <w:rPr>
                    <w:del w:id="227" w:author="zimin.yuri22@gmail.com" w:date="2019-12-18T13:15:00Z"/>
                    <w:rFonts w:ascii="Times" w:hAnsi="Times" w:cs="Times New Roman"/>
                    <w:sz w:val="28"/>
                    <w:szCs w:val="28"/>
                  </w:rPr>
                </w:rPrChange>
              </w:rPr>
            </w:pPr>
            <w:del w:id="228" w:author="zimin.yuri22@gmail.com" w:date="2019-12-18T13:15:00Z">
              <w:r w:rsidRPr="00E46094" w:rsidDel="00E80F0E">
                <w:rPr>
                  <w:rFonts w:ascii="Times New Roman" w:eastAsiaTheme="minorEastAsia" w:hAnsi="Times New Roman" w:cs="Times New Roman"/>
                  <w:sz w:val="28"/>
                  <w:szCs w:val="28"/>
                  <w:highlight w:val="yellow"/>
                  <w:rPrChange w:id="229" w:author="Igor N. Belyh" w:date="2019-12-18T12:26:00Z">
                    <w:rPr>
                      <w:rFonts w:ascii="Times New Roman" w:eastAsiaTheme="minorEastAsia" w:hAnsi="Times New Roman" w:cs="Times New Roman"/>
                      <w:sz w:val="28"/>
                      <w:szCs w:val="28"/>
                    </w:rPr>
                  </w:rPrChange>
                </w:rPr>
                <w:delText>Стандартное отклонение</w:delText>
              </w:r>
            </w:del>
          </w:p>
        </w:tc>
        <w:tc>
          <w:tcPr>
            <w:tcW w:w="1826" w:type="dxa"/>
          </w:tcPr>
          <w:p w:rsidR="00C60CA7" w:rsidRPr="00E46094" w:rsidDel="00E80F0E" w:rsidRDefault="000D7B8C" w:rsidP="00732BB8">
            <w:pPr>
              <w:spacing w:line="360" w:lineRule="auto"/>
              <w:jc w:val="both"/>
              <w:rPr>
                <w:del w:id="230" w:author="zimin.yuri22@gmail.com" w:date="2019-12-18T13:15:00Z"/>
                <w:rFonts w:ascii="Times" w:hAnsi="Times"/>
                <w:sz w:val="28"/>
                <w:szCs w:val="28"/>
                <w:highlight w:val="yellow"/>
                <w:rPrChange w:id="231" w:author="Igor N. Belyh" w:date="2019-12-18T12:26:00Z">
                  <w:rPr>
                    <w:del w:id="232" w:author="zimin.yuri22@gmail.com" w:date="2019-12-18T13:15:00Z"/>
                    <w:rFonts w:ascii="Times" w:hAnsi="Times"/>
                    <w:sz w:val="28"/>
                    <w:szCs w:val="28"/>
                  </w:rPr>
                </w:rPrChange>
              </w:rPr>
            </w:pPr>
            <w:del w:id="233" w:author="zimin.yuri22@gmail.com" w:date="2019-12-18T13:15:00Z">
              <w:r w:rsidRPr="00E46094" w:rsidDel="00E80F0E">
                <w:rPr>
                  <w:rFonts w:ascii="Helvetica Neue" w:hAnsi="Helvetica Neue" w:cs="Helvetica Neue"/>
                  <w:bCs/>
                  <w:color w:val="000000"/>
                  <w:sz w:val="26"/>
                  <w:szCs w:val="26"/>
                  <w:highlight w:val="yellow"/>
                  <w:rPrChange w:id="234" w:author="Igor N. Belyh" w:date="2019-12-18T12:26:00Z">
                    <w:rPr>
                      <w:rFonts w:ascii="Helvetica Neue" w:hAnsi="Helvetica Neue" w:cs="Helvetica Neue"/>
                      <w:bCs/>
                      <w:color w:val="000000"/>
                      <w:sz w:val="26"/>
                      <w:szCs w:val="26"/>
                    </w:rPr>
                  </w:rPrChange>
                </w:rPr>
                <w:delText>12313.9</w:delText>
              </w:r>
            </w:del>
          </w:p>
        </w:tc>
        <w:tc>
          <w:tcPr>
            <w:tcW w:w="1748" w:type="dxa"/>
          </w:tcPr>
          <w:p w:rsidR="00C60CA7" w:rsidRPr="00E46094" w:rsidDel="00E80F0E" w:rsidRDefault="00F84EB5" w:rsidP="00732BB8">
            <w:pPr>
              <w:spacing w:line="360" w:lineRule="auto"/>
              <w:jc w:val="both"/>
              <w:rPr>
                <w:del w:id="235" w:author="zimin.yuri22@gmail.com" w:date="2019-12-18T13:15:00Z"/>
                <w:rFonts w:ascii="Times" w:hAnsi="Times"/>
                <w:sz w:val="28"/>
                <w:szCs w:val="28"/>
                <w:highlight w:val="yellow"/>
                <w:rPrChange w:id="236" w:author="Igor N. Belyh" w:date="2019-12-18T12:26:00Z">
                  <w:rPr>
                    <w:del w:id="237" w:author="zimin.yuri22@gmail.com" w:date="2019-12-18T13:15:00Z"/>
                    <w:rFonts w:ascii="Times" w:hAnsi="Times"/>
                    <w:sz w:val="28"/>
                    <w:szCs w:val="28"/>
                  </w:rPr>
                </w:rPrChange>
              </w:rPr>
            </w:pPr>
            <w:del w:id="238" w:author="zimin.yuri22@gmail.com" w:date="2019-12-18T13:15:00Z">
              <w:r w:rsidRPr="00E46094" w:rsidDel="00E80F0E">
                <w:rPr>
                  <w:rFonts w:ascii="Helvetica Neue" w:hAnsi="Helvetica Neue" w:cs="Helvetica Neue"/>
                  <w:bCs/>
                  <w:color w:val="000000"/>
                  <w:sz w:val="26"/>
                  <w:szCs w:val="26"/>
                  <w:highlight w:val="yellow"/>
                  <w:rPrChange w:id="239" w:author="Igor N. Belyh" w:date="2019-12-18T12:26:00Z">
                    <w:rPr>
                      <w:rFonts w:ascii="Helvetica Neue" w:hAnsi="Helvetica Neue" w:cs="Helvetica Neue"/>
                      <w:bCs/>
                      <w:color w:val="000000"/>
                      <w:sz w:val="26"/>
                      <w:szCs w:val="26"/>
                    </w:rPr>
                  </w:rPrChange>
                </w:rPr>
                <w:delText>30.1161</w:delText>
              </w:r>
            </w:del>
          </w:p>
        </w:tc>
        <w:tc>
          <w:tcPr>
            <w:tcW w:w="1641" w:type="dxa"/>
          </w:tcPr>
          <w:p w:rsidR="00C60CA7" w:rsidRPr="00E46094" w:rsidDel="00E80F0E" w:rsidRDefault="00F84EB5" w:rsidP="00732BB8">
            <w:pPr>
              <w:spacing w:line="360" w:lineRule="auto"/>
              <w:jc w:val="both"/>
              <w:rPr>
                <w:del w:id="240" w:author="zimin.yuri22@gmail.com" w:date="2019-12-18T13:15:00Z"/>
                <w:rFonts w:ascii="Times" w:hAnsi="Times"/>
                <w:sz w:val="28"/>
                <w:szCs w:val="28"/>
                <w:highlight w:val="yellow"/>
                <w:rPrChange w:id="241" w:author="Igor N. Belyh" w:date="2019-12-18T12:26:00Z">
                  <w:rPr>
                    <w:del w:id="242" w:author="zimin.yuri22@gmail.com" w:date="2019-12-18T13:15:00Z"/>
                    <w:rFonts w:ascii="Times" w:hAnsi="Times"/>
                    <w:sz w:val="28"/>
                    <w:szCs w:val="28"/>
                  </w:rPr>
                </w:rPrChange>
              </w:rPr>
            </w:pPr>
            <w:del w:id="243" w:author="zimin.yuri22@gmail.com" w:date="2019-12-18T13:15:00Z">
              <w:r w:rsidRPr="00E46094" w:rsidDel="00E80F0E">
                <w:rPr>
                  <w:rFonts w:ascii="Helvetica Neue" w:hAnsi="Helvetica Neue" w:cs="Helvetica Neue"/>
                  <w:bCs/>
                  <w:color w:val="000000"/>
                  <w:sz w:val="26"/>
                  <w:szCs w:val="26"/>
                  <w:highlight w:val="yellow"/>
                  <w:rPrChange w:id="244" w:author="Igor N. Belyh" w:date="2019-12-18T12:26:00Z">
                    <w:rPr>
                      <w:rFonts w:ascii="Helvetica Neue" w:hAnsi="Helvetica Neue" w:cs="Helvetica Neue"/>
                      <w:bCs/>
                      <w:color w:val="000000"/>
                      <w:sz w:val="26"/>
                      <w:szCs w:val="26"/>
                    </w:rPr>
                  </w:rPrChange>
                </w:rPr>
                <w:delText>45.2931</w:delText>
              </w:r>
            </w:del>
          </w:p>
        </w:tc>
        <w:tc>
          <w:tcPr>
            <w:tcW w:w="1861" w:type="dxa"/>
          </w:tcPr>
          <w:p w:rsidR="00C60CA7" w:rsidRPr="00E46094" w:rsidDel="00E80F0E" w:rsidRDefault="00F84EB5" w:rsidP="00732BB8">
            <w:pPr>
              <w:spacing w:line="360" w:lineRule="auto"/>
              <w:jc w:val="both"/>
              <w:rPr>
                <w:del w:id="245" w:author="zimin.yuri22@gmail.com" w:date="2019-12-18T13:15:00Z"/>
                <w:rFonts w:ascii="Times" w:hAnsi="Times"/>
                <w:sz w:val="28"/>
                <w:szCs w:val="28"/>
                <w:highlight w:val="yellow"/>
                <w:rPrChange w:id="246" w:author="Igor N. Belyh" w:date="2019-12-18T12:26:00Z">
                  <w:rPr>
                    <w:del w:id="247" w:author="zimin.yuri22@gmail.com" w:date="2019-12-18T13:15:00Z"/>
                    <w:rFonts w:ascii="Times" w:hAnsi="Times"/>
                    <w:sz w:val="28"/>
                    <w:szCs w:val="28"/>
                  </w:rPr>
                </w:rPrChange>
              </w:rPr>
            </w:pPr>
            <w:del w:id="248" w:author="zimin.yuri22@gmail.com" w:date="2019-12-18T13:15:00Z">
              <w:r w:rsidRPr="00E46094" w:rsidDel="00E80F0E">
                <w:rPr>
                  <w:rFonts w:ascii="Helvetica Neue" w:hAnsi="Helvetica Neue" w:cs="Helvetica Neue"/>
                  <w:bCs/>
                  <w:color w:val="000000"/>
                  <w:sz w:val="26"/>
                  <w:szCs w:val="26"/>
                  <w:highlight w:val="yellow"/>
                  <w:rPrChange w:id="249" w:author="Igor N. Belyh" w:date="2019-12-18T12:26:00Z">
                    <w:rPr>
                      <w:rFonts w:ascii="Helvetica Neue" w:hAnsi="Helvetica Neue" w:cs="Helvetica Neue"/>
                      <w:bCs/>
                      <w:color w:val="000000"/>
                      <w:sz w:val="26"/>
                      <w:szCs w:val="26"/>
                    </w:rPr>
                  </w:rPrChange>
                </w:rPr>
                <w:delText>0.01193</w:delText>
              </w:r>
            </w:del>
          </w:p>
        </w:tc>
      </w:tr>
      <w:tr w:rsidR="00F84EB5" w:rsidRPr="00E46094" w:rsidDel="00E80F0E" w:rsidTr="00732BB8">
        <w:trPr>
          <w:del w:id="250" w:author="zimin.yuri22@gmail.com" w:date="2019-12-18T13:15:00Z"/>
        </w:trPr>
        <w:tc>
          <w:tcPr>
            <w:tcW w:w="2263" w:type="dxa"/>
          </w:tcPr>
          <w:p w:rsidR="00F84EB5" w:rsidRPr="00E46094" w:rsidDel="00E80F0E" w:rsidRDefault="00F84EB5" w:rsidP="00F84EB5">
            <w:pPr>
              <w:spacing w:line="360" w:lineRule="auto"/>
              <w:rPr>
                <w:del w:id="251" w:author="zimin.yuri22@gmail.com" w:date="2019-12-18T13:15:00Z"/>
                <w:rFonts w:ascii="Times" w:hAnsi="Times" w:cs="Times New Roman"/>
                <w:sz w:val="28"/>
                <w:szCs w:val="28"/>
                <w:highlight w:val="yellow"/>
                <w:rPrChange w:id="252" w:author="Igor N. Belyh" w:date="2019-12-18T12:26:00Z">
                  <w:rPr>
                    <w:del w:id="253" w:author="zimin.yuri22@gmail.com" w:date="2019-12-18T13:15:00Z"/>
                    <w:rFonts w:ascii="Times" w:hAnsi="Times" w:cs="Times New Roman"/>
                    <w:sz w:val="28"/>
                    <w:szCs w:val="28"/>
                  </w:rPr>
                </w:rPrChange>
              </w:rPr>
            </w:pPr>
            <w:del w:id="254" w:author="zimin.yuri22@gmail.com" w:date="2019-12-18T13:15:00Z">
              <w:r w:rsidRPr="00E46094" w:rsidDel="00E80F0E">
                <w:rPr>
                  <w:rFonts w:ascii="Times New Roman" w:eastAsiaTheme="minorEastAsia" w:hAnsi="Times New Roman" w:cs="Times New Roman"/>
                  <w:sz w:val="28"/>
                  <w:szCs w:val="28"/>
                  <w:highlight w:val="yellow"/>
                  <w:rPrChange w:id="255" w:author="Igor N. Belyh" w:date="2019-12-18T12:26:00Z">
                    <w:rPr>
                      <w:rFonts w:ascii="Times New Roman" w:eastAsiaTheme="minorEastAsia" w:hAnsi="Times New Roman" w:cs="Times New Roman"/>
                      <w:sz w:val="28"/>
                      <w:szCs w:val="28"/>
                    </w:rPr>
                  </w:rPrChange>
                </w:rPr>
                <w:delText>Коэффициент асимметрии</w:delText>
              </w:r>
            </w:del>
          </w:p>
        </w:tc>
        <w:tc>
          <w:tcPr>
            <w:tcW w:w="1826" w:type="dxa"/>
          </w:tcPr>
          <w:p w:rsidR="00F84EB5" w:rsidRPr="00E80F0E" w:rsidDel="00E80F0E" w:rsidRDefault="00F84EB5" w:rsidP="00F84EB5">
            <w:pPr>
              <w:spacing w:line="360" w:lineRule="auto"/>
              <w:jc w:val="both"/>
              <w:rPr>
                <w:del w:id="256" w:author="zimin.yuri22@gmail.com" w:date="2019-12-18T13:15:00Z"/>
                <w:rFonts w:ascii="Times" w:hAnsi="Times"/>
                <w:sz w:val="28"/>
                <w:szCs w:val="28"/>
                <w:highlight w:val="yellow"/>
                <w:rPrChange w:id="257" w:author="zimin.yuri22@gmail.com" w:date="2019-12-18T13:15:00Z">
                  <w:rPr>
                    <w:del w:id="258" w:author="zimin.yuri22@gmail.com" w:date="2019-12-18T13:15:00Z"/>
                    <w:rFonts w:ascii="Times" w:hAnsi="Times"/>
                    <w:sz w:val="28"/>
                    <w:szCs w:val="28"/>
                    <w:lang w:val="en-US"/>
                  </w:rPr>
                </w:rPrChange>
              </w:rPr>
            </w:pPr>
            <w:del w:id="259" w:author="zimin.yuri22@gmail.com" w:date="2019-12-18T13:15:00Z">
              <w:r w:rsidRPr="00E46094" w:rsidDel="00E80F0E">
                <w:rPr>
                  <w:rFonts w:ascii="Times" w:hAnsi="Times"/>
                  <w:sz w:val="28"/>
                  <w:szCs w:val="28"/>
                  <w:highlight w:val="yellow"/>
                  <w:rPrChange w:id="260" w:author="Igor N. Belyh" w:date="2019-12-18T12:26:00Z">
                    <w:rPr>
                      <w:rFonts w:ascii="Times" w:hAnsi="Times"/>
                      <w:sz w:val="28"/>
                      <w:szCs w:val="28"/>
                    </w:rPr>
                  </w:rPrChange>
                </w:rPr>
                <w:delText>0.</w:delText>
              </w:r>
              <w:r w:rsidRPr="00E80F0E" w:rsidDel="00E80F0E">
                <w:rPr>
                  <w:rFonts w:ascii="Times" w:hAnsi="Times"/>
                  <w:sz w:val="28"/>
                  <w:szCs w:val="28"/>
                  <w:highlight w:val="yellow"/>
                  <w:rPrChange w:id="261" w:author="zimin.yuri22@gmail.com" w:date="2019-12-18T13:15:00Z">
                    <w:rPr>
                      <w:rFonts w:ascii="Times" w:hAnsi="Times"/>
                      <w:sz w:val="28"/>
                      <w:szCs w:val="28"/>
                      <w:lang w:val="en-US"/>
                    </w:rPr>
                  </w:rPrChange>
                </w:rPr>
                <w:delText>78123</w:delText>
              </w:r>
            </w:del>
          </w:p>
        </w:tc>
        <w:tc>
          <w:tcPr>
            <w:tcW w:w="1748" w:type="dxa"/>
          </w:tcPr>
          <w:p w:rsidR="00F84EB5" w:rsidRPr="00E80F0E" w:rsidDel="00E80F0E" w:rsidRDefault="00F84EB5" w:rsidP="00F84EB5">
            <w:pPr>
              <w:spacing w:line="360" w:lineRule="auto"/>
              <w:jc w:val="both"/>
              <w:rPr>
                <w:del w:id="262" w:author="zimin.yuri22@gmail.com" w:date="2019-12-18T13:15:00Z"/>
                <w:rFonts w:ascii="Times" w:hAnsi="Times"/>
                <w:sz w:val="28"/>
                <w:szCs w:val="28"/>
                <w:highlight w:val="yellow"/>
                <w:rPrChange w:id="263" w:author="zimin.yuri22@gmail.com" w:date="2019-12-18T13:15:00Z">
                  <w:rPr>
                    <w:del w:id="264" w:author="zimin.yuri22@gmail.com" w:date="2019-12-18T13:15:00Z"/>
                    <w:rFonts w:ascii="Times" w:hAnsi="Times"/>
                    <w:sz w:val="28"/>
                    <w:szCs w:val="28"/>
                    <w:lang w:val="en-US"/>
                  </w:rPr>
                </w:rPrChange>
              </w:rPr>
            </w:pPr>
            <w:del w:id="265" w:author="zimin.yuri22@gmail.com" w:date="2019-12-18T13:15:00Z">
              <w:r w:rsidRPr="00E46094" w:rsidDel="00E80F0E">
                <w:rPr>
                  <w:rFonts w:ascii="Helvetica Neue" w:hAnsi="Helvetica Neue" w:cs="Helvetica Neue"/>
                  <w:bCs/>
                  <w:color w:val="000000"/>
                  <w:sz w:val="28"/>
                  <w:szCs w:val="28"/>
                  <w:highlight w:val="yellow"/>
                  <w:rPrChange w:id="266" w:author="Igor N. Belyh" w:date="2019-12-18T12:26:00Z">
                    <w:rPr>
                      <w:rFonts w:ascii="Helvetica Neue" w:hAnsi="Helvetica Neue" w:cs="Helvetica Neue"/>
                      <w:bCs/>
                      <w:color w:val="000000"/>
                      <w:sz w:val="28"/>
                      <w:szCs w:val="28"/>
                    </w:rPr>
                  </w:rPrChange>
                </w:rPr>
                <w:delText>-0.0</w:delText>
              </w:r>
              <w:r w:rsidRPr="00E80F0E" w:rsidDel="00E80F0E">
                <w:rPr>
                  <w:rFonts w:ascii="Helvetica Neue" w:hAnsi="Helvetica Neue" w:cs="Helvetica Neue"/>
                  <w:bCs/>
                  <w:color w:val="000000"/>
                  <w:sz w:val="28"/>
                  <w:szCs w:val="28"/>
                  <w:highlight w:val="yellow"/>
                  <w:rPrChange w:id="267" w:author="zimin.yuri22@gmail.com" w:date="2019-12-18T13:15:00Z">
                    <w:rPr>
                      <w:rFonts w:ascii="Helvetica Neue" w:hAnsi="Helvetica Neue" w:cs="Helvetica Neue"/>
                      <w:bCs/>
                      <w:color w:val="000000"/>
                      <w:sz w:val="28"/>
                      <w:szCs w:val="28"/>
                      <w:lang w:val="en-US"/>
                    </w:rPr>
                  </w:rPrChange>
                </w:rPr>
                <w:delText>325</w:delText>
              </w:r>
            </w:del>
          </w:p>
        </w:tc>
        <w:tc>
          <w:tcPr>
            <w:tcW w:w="1641" w:type="dxa"/>
          </w:tcPr>
          <w:p w:rsidR="00F84EB5" w:rsidRPr="00E80F0E" w:rsidDel="00E80F0E" w:rsidRDefault="00F84EB5" w:rsidP="00F84EB5">
            <w:pPr>
              <w:spacing w:line="360" w:lineRule="auto"/>
              <w:jc w:val="both"/>
              <w:rPr>
                <w:del w:id="268" w:author="zimin.yuri22@gmail.com" w:date="2019-12-18T13:15:00Z"/>
                <w:rFonts w:ascii="Times" w:hAnsi="Times"/>
                <w:sz w:val="28"/>
                <w:szCs w:val="28"/>
                <w:highlight w:val="yellow"/>
                <w:rPrChange w:id="269" w:author="zimin.yuri22@gmail.com" w:date="2019-12-18T13:15:00Z">
                  <w:rPr>
                    <w:del w:id="270" w:author="zimin.yuri22@gmail.com" w:date="2019-12-18T13:15:00Z"/>
                    <w:rFonts w:ascii="Times" w:hAnsi="Times"/>
                    <w:sz w:val="28"/>
                    <w:szCs w:val="28"/>
                    <w:lang w:val="en-US"/>
                  </w:rPr>
                </w:rPrChange>
              </w:rPr>
            </w:pPr>
            <w:del w:id="271" w:author="zimin.yuri22@gmail.com" w:date="2019-12-18T13:15:00Z">
              <w:r w:rsidRPr="00E46094" w:rsidDel="00E80F0E">
                <w:rPr>
                  <w:rFonts w:ascii="Helvetica Neue" w:hAnsi="Helvetica Neue" w:cs="Helvetica Neue"/>
                  <w:bCs/>
                  <w:color w:val="000000"/>
                  <w:sz w:val="28"/>
                  <w:szCs w:val="28"/>
                  <w:highlight w:val="yellow"/>
                  <w:rPrChange w:id="272" w:author="Igor N. Belyh" w:date="2019-12-18T12:26:00Z">
                    <w:rPr>
                      <w:rFonts w:ascii="Helvetica Neue" w:hAnsi="Helvetica Neue" w:cs="Helvetica Neue"/>
                      <w:bCs/>
                      <w:color w:val="000000"/>
                      <w:sz w:val="28"/>
                      <w:szCs w:val="28"/>
                    </w:rPr>
                  </w:rPrChange>
                </w:rPr>
                <w:delText>1.</w:delText>
              </w:r>
              <w:r w:rsidRPr="00E80F0E" w:rsidDel="00E80F0E">
                <w:rPr>
                  <w:rFonts w:ascii="Helvetica Neue" w:hAnsi="Helvetica Neue" w:cs="Helvetica Neue"/>
                  <w:bCs/>
                  <w:color w:val="000000"/>
                  <w:sz w:val="28"/>
                  <w:szCs w:val="28"/>
                  <w:highlight w:val="yellow"/>
                  <w:rPrChange w:id="273" w:author="zimin.yuri22@gmail.com" w:date="2019-12-18T13:15:00Z">
                    <w:rPr>
                      <w:rFonts w:ascii="Helvetica Neue" w:hAnsi="Helvetica Neue" w:cs="Helvetica Neue"/>
                      <w:bCs/>
                      <w:color w:val="000000"/>
                      <w:sz w:val="28"/>
                      <w:szCs w:val="28"/>
                      <w:lang w:val="en-US"/>
                    </w:rPr>
                  </w:rPrChange>
                </w:rPr>
                <w:delText>4201</w:delText>
              </w:r>
            </w:del>
          </w:p>
        </w:tc>
        <w:tc>
          <w:tcPr>
            <w:tcW w:w="1861" w:type="dxa"/>
          </w:tcPr>
          <w:p w:rsidR="00F84EB5" w:rsidRPr="00E80F0E" w:rsidDel="00E80F0E" w:rsidRDefault="00F84EB5" w:rsidP="00F84EB5">
            <w:pPr>
              <w:spacing w:line="360" w:lineRule="auto"/>
              <w:jc w:val="both"/>
              <w:rPr>
                <w:del w:id="274" w:author="zimin.yuri22@gmail.com" w:date="2019-12-18T13:15:00Z"/>
                <w:rFonts w:ascii="Times" w:hAnsi="Times"/>
                <w:sz w:val="28"/>
                <w:szCs w:val="28"/>
                <w:highlight w:val="yellow"/>
                <w:rPrChange w:id="275" w:author="zimin.yuri22@gmail.com" w:date="2019-12-18T13:15:00Z">
                  <w:rPr>
                    <w:del w:id="276" w:author="zimin.yuri22@gmail.com" w:date="2019-12-18T13:15:00Z"/>
                    <w:rFonts w:ascii="Times" w:hAnsi="Times"/>
                    <w:sz w:val="28"/>
                    <w:szCs w:val="28"/>
                    <w:lang w:val="en-US"/>
                  </w:rPr>
                </w:rPrChange>
              </w:rPr>
            </w:pPr>
            <w:del w:id="277" w:author="zimin.yuri22@gmail.com" w:date="2019-12-18T13:15:00Z">
              <w:r w:rsidRPr="00E46094" w:rsidDel="00E80F0E">
                <w:rPr>
                  <w:rFonts w:ascii="Helvetica Neue" w:hAnsi="Helvetica Neue" w:cs="Helvetica Neue"/>
                  <w:bCs/>
                  <w:color w:val="000000"/>
                  <w:sz w:val="28"/>
                  <w:szCs w:val="28"/>
                  <w:highlight w:val="yellow"/>
                  <w:rPrChange w:id="278" w:author="Igor N. Belyh" w:date="2019-12-18T12:26:00Z">
                    <w:rPr>
                      <w:rFonts w:ascii="Helvetica Neue" w:hAnsi="Helvetica Neue" w:cs="Helvetica Neue"/>
                      <w:bCs/>
                      <w:color w:val="000000"/>
                      <w:sz w:val="28"/>
                      <w:szCs w:val="28"/>
                    </w:rPr>
                  </w:rPrChange>
                </w:rPr>
                <w:delText>0.3</w:delText>
              </w:r>
              <w:r w:rsidRPr="00E80F0E" w:rsidDel="00E80F0E">
                <w:rPr>
                  <w:rFonts w:ascii="Helvetica Neue" w:hAnsi="Helvetica Neue" w:cs="Helvetica Neue"/>
                  <w:bCs/>
                  <w:color w:val="000000"/>
                  <w:sz w:val="28"/>
                  <w:szCs w:val="28"/>
                  <w:highlight w:val="yellow"/>
                  <w:rPrChange w:id="279" w:author="zimin.yuri22@gmail.com" w:date="2019-12-18T13:15:00Z">
                    <w:rPr>
                      <w:rFonts w:ascii="Helvetica Neue" w:hAnsi="Helvetica Neue" w:cs="Helvetica Neue"/>
                      <w:bCs/>
                      <w:color w:val="000000"/>
                      <w:sz w:val="28"/>
                      <w:szCs w:val="28"/>
                      <w:lang w:val="en-US"/>
                    </w:rPr>
                  </w:rPrChange>
                </w:rPr>
                <w:delText>423234</w:delText>
              </w:r>
            </w:del>
          </w:p>
        </w:tc>
      </w:tr>
      <w:tr w:rsidR="00F84EB5" w:rsidRPr="00E46094" w:rsidDel="00E80F0E" w:rsidTr="00732BB8">
        <w:trPr>
          <w:del w:id="280" w:author="zimin.yuri22@gmail.com" w:date="2019-12-18T13:15:00Z"/>
        </w:trPr>
        <w:tc>
          <w:tcPr>
            <w:tcW w:w="2263" w:type="dxa"/>
          </w:tcPr>
          <w:p w:rsidR="00F84EB5" w:rsidRPr="00E46094" w:rsidDel="00E80F0E" w:rsidRDefault="00F84EB5" w:rsidP="00F84EB5">
            <w:pPr>
              <w:spacing w:line="360" w:lineRule="auto"/>
              <w:rPr>
                <w:del w:id="281" w:author="zimin.yuri22@gmail.com" w:date="2019-12-18T13:15:00Z"/>
                <w:rFonts w:ascii="Times" w:hAnsi="Times" w:cs="Times New Roman"/>
                <w:sz w:val="28"/>
                <w:szCs w:val="28"/>
                <w:highlight w:val="yellow"/>
                <w:rPrChange w:id="282" w:author="Igor N. Belyh" w:date="2019-12-18T12:26:00Z">
                  <w:rPr>
                    <w:del w:id="283" w:author="zimin.yuri22@gmail.com" w:date="2019-12-18T13:15:00Z"/>
                    <w:rFonts w:ascii="Times" w:hAnsi="Times" w:cs="Times New Roman"/>
                    <w:sz w:val="28"/>
                    <w:szCs w:val="28"/>
                  </w:rPr>
                </w:rPrChange>
              </w:rPr>
            </w:pPr>
            <w:del w:id="284" w:author="zimin.yuri22@gmail.com" w:date="2019-12-18T13:15:00Z">
              <w:r w:rsidRPr="00E46094" w:rsidDel="00E80F0E">
                <w:rPr>
                  <w:rFonts w:ascii="Times" w:hAnsi="Times" w:cs="Times New Roman"/>
                  <w:sz w:val="28"/>
                  <w:szCs w:val="28"/>
                  <w:highlight w:val="yellow"/>
                  <w:rPrChange w:id="285" w:author="Igor N. Belyh" w:date="2019-12-18T12:26:00Z">
                    <w:rPr>
                      <w:rFonts w:ascii="Times" w:hAnsi="Times" w:cs="Times New Roman"/>
                      <w:sz w:val="28"/>
                      <w:szCs w:val="28"/>
                    </w:rPr>
                  </w:rPrChange>
                </w:rPr>
                <w:delText>Асимметрия</w:delText>
              </w:r>
            </w:del>
          </w:p>
        </w:tc>
        <w:tc>
          <w:tcPr>
            <w:tcW w:w="1826" w:type="dxa"/>
          </w:tcPr>
          <w:p w:rsidR="00F84EB5" w:rsidRPr="00E80F0E" w:rsidDel="00E80F0E" w:rsidRDefault="00F84EB5" w:rsidP="00F84EB5">
            <w:pPr>
              <w:spacing w:line="360" w:lineRule="auto"/>
              <w:jc w:val="both"/>
              <w:rPr>
                <w:del w:id="286" w:author="zimin.yuri22@gmail.com" w:date="2019-12-18T13:15:00Z"/>
                <w:rFonts w:ascii="Times" w:hAnsi="Times"/>
                <w:sz w:val="28"/>
                <w:szCs w:val="28"/>
                <w:highlight w:val="yellow"/>
                <w:rPrChange w:id="287" w:author="zimin.yuri22@gmail.com" w:date="2019-12-18T13:15:00Z">
                  <w:rPr>
                    <w:del w:id="288" w:author="zimin.yuri22@gmail.com" w:date="2019-12-18T13:15:00Z"/>
                    <w:rFonts w:ascii="Times" w:hAnsi="Times"/>
                    <w:sz w:val="28"/>
                    <w:szCs w:val="28"/>
                    <w:lang w:val="en-US"/>
                  </w:rPr>
                </w:rPrChange>
              </w:rPr>
            </w:pPr>
            <w:del w:id="289" w:author="zimin.yuri22@gmail.com" w:date="2019-12-18T13:15:00Z">
              <w:r w:rsidRPr="00E46094" w:rsidDel="00E80F0E">
                <w:rPr>
                  <w:rFonts w:ascii="Times" w:hAnsi="Times"/>
                  <w:sz w:val="28"/>
                  <w:szCs w:val="28"/>
                  <w:highlight w:val="yellow"/>
                  <w:rPrChange w:id="290" w:author="Igor N. Belyh" w:date="2019-12-18T12:26:00Z">
                    <w:rPr>
                      <w:rFonts w:ascii="Times" w:hAnsi="Times"/>
                      <w:sz w:val="28"/>
                      <w:szCs w:val="28"/>
                    </w:rPr>
                  </w:rPrChange>
                </w:rPr>
                <w:delText>7</w:delText>
              </w:r>
              <w:r w:rsidRPr="00E80F0E" w:rsidDel="00E80F0E">
                <w:rPr>
                  <w:rFonts w:ascii="Times" w:hAnsi="Times"/>
                  <w:sz w:val="28"/>
                  <w:szCs w:val="28"/>
                  <w:highlight w:val="yellow"/>
                  <w:rPrChange w:id="291" w:author="zimin.yuri22@gmail.com" w:date="2019-12-18T13:15:00Z">
                    <w:rPr>
                      <w:rFonts w:ascii="Times" w:hAnsi="Times"/>
                      <w:sz w:val="28"/>
                      <w:szCs w:val="28"/>
                      <w:lang w:val="en-US"/>
                    </w:rPr>
                  </w:rPrChange>
                </w:rPr>
                <w:delText>54336872764</w:delText>
              </w:r>
              <w:r w:rsidRPr="00E46094" w:rsidDel="00E80F0E">
                <w:rPr>
                  <w:rFonts w:ascii="Times" w:hAnsi="Times"/>
                  <w:sz w:val="28"/>
                  <w:szCs w:val="28"/>
                  <w:highlight w:val="yellow"/>
                  <w:rPrChange w:id="292" w:author="Igor N. Belyh" w:date="2019-12-18T12:26:00Z">
                    <w:rPr>
                      <w:rFonts w:ascii="Times" w:hAnsi="Times"/>
                      <w:sz w:val="28"/>
                      <w:szCs w:val="28"/>
                    </w:rPr>
                  </w:rPrChange>
                </w:rPr>
                <w:delText>.</w:delText>
              </w:r>
              <w:r w:rsidRPr="00E80F0E" w:rsidDel="00E80F0E">
                <w:rPr>
                  <w:rFonts w:ascii="Times" w:hAnsi="Times"/>
                  <w:sz w:val="28"/>
                  <w:szCs w:val="28"/>
                  <w:highlight w:val="yellow"/>
                  <w:rPrChange w:id="293" w:author="zimin.yuri22@gmail.com" w:date="2019-12-18T13:15:00Z">
                    <w:rPr>
                      <w:rFonts w:ascii="Times" w:hAnsi="Times"/>
                      <w:sz w:val="28"/>
                      <w:szCs w:val="28"/>
                      <w:lang w:val="en-US"/>
                    </w:rPr>
                  </w:rPrChange>
                </w:rPr>
                <w:delText>6</w:delText>
              </w:r>
            </w:del>
          </w:p>
        </w:tc>
        <w:tc>
          <w:tcPr>
            <w:tcW w:w="1748" w:type="dxa"/>
          </w:tcPr>
          <w:p w:rsidR="00F84EB5" w:rsidRPr="00E46094" w:rsidDel="00E80F0E" w:rsidRDefault="00F84EB5" w:rsidP="00F84EB5">
            <w:pPr>
              <w:spacing w:line="360" w:lineRule="auto"/>
              <w:jc w:val="both"/>
              <w:rPr>
                <w:del w:id="294" w:author="zimin.yuri22@gmail.com" w:date="2019-12-18T13:15:00Z"/>
                <w:rFonts w:ascii="Times" w:hAnsi="Times"/>
                <w:sz w:val="28"/>
                <w:szCs w:val="28"/>
                <w:highlight w:val="yellow"/>
                <w:rPrChange w:id="295" w:author="Igor N. Belyh" w:date="2019-12-18T12:26:00Z">
                  <w:rPr>
                    <w:del w:id="296" w:author="zimin.yuri22@gmail.com" w:date="2019-12-18T13:15:00Z"/>
                    <w:rFonts w:ascii="Times" w:hAnsi="Times"/>
                    <w:sz w:val="28"/>
                    <w:szCs w:val="28"/>
                  </w:rPr>
                </w:rPrChange>
              </w:rPr>
            </w:pPr>
            <w:del w:id="297" w:author="zimin.yuri22@gmail.com" w:date="2019-12-18T13:15:00Z">
              <w:r w:rsidRPr="00E46094" w:rsidDel="00E80F0E">
                <w:rPr>
                  <w:rFonts w:ascii="Helvetica Neue" w:hAnsi="Helvetica Neue" w:cs="Helvetica Neue"/>
                  <w:bCs/>
                  <w:color w:val="000000"/>
                  <w:sz w:val="28"/>
                  <w:szCs w:val="28"/>
                  <w:highlight w:val="yellow"/>
                  <w:rPrChange w:id="298" w:author="Igor N. Belyh" w:date="2019-12-18T12:26:00Z">
                    <w:rPr>
                      <w:rFonts w:ascii="Helvetica Neue" w:hAnsi="Helvetica Neue" w:cs="Helvetica Neue"/>
                      <w:bCs/>
                      <w:color w:val="000000"/>
                      <w:sz w:val="28"/>
                      <w:szCs w:val="28"/>
                    </w:rPr>
                  </w:rPrChange>
                </w:rPr>
                <w:delText>-1</w:delText>
              </w:r>
              <w:r w:rsidRPr="00E80F0E" w:rsidDel="00E80F0E">
                <w:rPr>
                  <w:rFonts w:ascii="Helvetica Neue" w:hAnsi="Helvetica Neue" w:cs="Helvetica Neue"/>
                  <w:bCs/>
                  <w:color w:val="000000"/>
                  <w:sz w:val="28"/>
                  <w:szCs w:val="28"/>
                  <w:highlight w:val="yellow"/>
                  <w:rPrChange w:id="299" w:author="zimin.yuri22@gmail.com" w:date="2019-12-18T13:15:00Z">
                    <w:rPr>
                      <w:rFonts w:ascii="Helvetica Neue" w:hAnsi="Helvetica Neue" w:cs="Helvetica Neue"/>
                      <w:bCs/>
                      <w:color w:val="000000"/>
                      <w:sz w:val="28"/>
                      <w:szCs w:val="28"/>
                      <w:lang w:val="en-US"/>
                    </w:rPr>
                  </w:rPrChange>
                </w:rPr>
                <w:delText>354</w:delText>
              </w:r>
              <w:r w:rsidRPr="00E46094" w:rsidDel="00E80F0E">
                <w:rPr>
                  <w:rFonts w:ascii="Helvetica Neue" w:hAnsi="Helvetica Neue" w:cs="Helvetica Neue"/>
                  <w:bCs/>
                  <w:color w:val="000000"/>
                  <w:sz w:val="28"/>
                  <w:szCs w:val="28"/>
                  <w:highlight w:val="yellow"/>
                  <w:rPrChange w:id="300" w:author="Igor N. Belyh" w:date="2019-12-18T12:26:00Z">
                    <w:rPr>
                      <w:rFonts w:ascii="Helvetica Neue" w:hAnsi="Helvetica Neue" w:cs="Helvetica Neue"/>
                      <w:bCs/>
                      <w:color w:val="000000"/>
                      <w:sz w:val="28"/>
                      <w:szCs w:val="28"/>
                    </w:rPr>
                  </w:rPrChange>
                </w:rPr>
                <w:delText>.5</w:delText>
              </w:r>
            </w:del>
          </w:p>
        </w:tc>
        <w:tc>
          <w:tcPr>
            <w:tcW w:w="1641" w:type="dxa"/>
          </w:tcPr>
          <w:p w:rsidR="00F84EB5" w:rsidRPr="00E80F0E" w:rsidDel="00E80F0E" w:rsidRDefault="00F84EB5" w:rsidP="00F84EB5">
            <w:pPr>
              <w:spacing w:line="360" w:lineRule="auto"/>
              <w:jc w:val="both"/>
              <w:rPr>
                <w:del w:id="301" w:author="zimin.yuri22@gmail.com" w:date="2019-12-18T13:15:00Z"/>
                <w:rFonts w:ascii="Times" w:hAnsi="Times"/>
                <w:sz w:val="28"/>
                <w:szCs w:val="28"/>
                <w:highlight w:val="yellow"/>
                <w:rPrChange w:id="302" w:author="zimin.yuri22@gmail.com" w:date="2019-12-18T13:15:00Z">
                  <w:rPr>
                    <w:del w:id="303" w:author="zimin.yuri22@gmail.com" w:date="2019-12-18T13:15:00Z"/>
                    <w:rFonts w:ascii="Times" w:hAnsi="Times"/>
                    <w:sz w:val="28"/>
                    <w:szCs w:val="28"/>
                    <w:lang w:val="en-US"/>
                  </w:rPr>
                </w:rPrChange>
              </w:rPr>
            </w:pPr>
            <w:del w:id="304" w:author="zimin.yuri22@gmail.com" w:date="2019-12-18T13:15:00Z">
              <w:r w:rsidRPr="00E46094" w:rsidDel="00E80F0E">
                <w:rPr>
                  <w:rFonts w:ascii="Helvetica Neue" w:hAnsi="Helvetica Neue" w:cs="Helvetica Neue"/>
                  <w:bCs/>
                  <w:color w:val="000000"/>
                  <w:sz w:val="28"/>
                  <w:szCs w:val="28"/>
                  <w:highlight w:val="yellow"/>
                  <w:rPrChange w:id="305" w:author="Igor N. Belyh" w:date="2019-12-18T12:26:00Z">
                    <w:rPr>
                      <w:rFonts w:ascii="Helvetica Neue" w:hAnsi="Helvetica Neue" w:cs="Helvetica Neue"/>
                      <w:bCs/>
                      <w:color w:val="000000"/>
                      <w:sz w:val="28"/>
                      <w:szCs w:val="28"/>
                    </w:rPr>
                  </w:rPrChange>
                </w:rPr>
                <w:delText>7</w:delText>
              </w:r>
              <w:r w:rsidRPr="00E80F0E" w:rsidDel="00E80F0E">
                <w:rPr>
                  <w:rFonts w:ascii="Helvetica Neue" w:hAnsi="Helvetica Neue" w:cs="Helvetica Neue"/>
                  <w:bCs/>
                  <w:color w:val="000000"/>
                  <w:sz w:val="28"/>
                  <w:szCs w:val="28"/>
                  <w:highlight w:val="yellow"/>
                  <w:rPrChange w:id="306" w:author="zimin.yuri22@gmail.com" w:date="2019-12-18T13:15:00Z">
                    <w:rPr>
                      <w:rFonts w:ascii="Helvetica Neue" w:hAnsi="Helvetica Neue" w:cs="Helvetica Neue"/>
                      <w:bCs/>
                      <w:color w:val="000000"/>
                      <w:sz w:val="28"/>
                      <w:szCs w:val="28"/>
                      <w:lang w:val="en-US"/>
                    </w:rPr>
                  </w:rPrChange>
                </w:rPr>
                <w:delText>4353</w:delText>
              </w:r>
              <w:r w:rsidRPr="00E46094" w:rsidDel="00E80F0E">
                <w:rPr>
                  <w:rFonts w:ascii="Helvetica Neue" w:hAnsi="Helvetica Neue" w:cs="Helvetica Neue"/>
                  <w:bCs/>
                  <w:color w:val="000000"/>
                  <w:sz w:val="28"/>
                  <w:szCs w:val="28"/>
                  <w:highlight w:val="yellow"/>
                  <w:rPrChange w:id="307" w:author="Igor N. Belyh" w:date="2019-12-18T12:26:00Z">
                    <w:rPr>
                      <w:rFonts w:ascii="Helvetica Neue" w:hAnsi="Helvetica Neue" w:cs="Helvetica Neue"/>
                      <w:bCs/>
                      <w:color w:val="000000"/>
                      <w:sz w:val="28"/>
                      <w:szCs w:val="28"/>
                    </w:rPr>
                  </w:rPrChange>
                </w:rPr>
                <w:delText>.</w:delText>
              </w:r>
              <w:r w:rsidRPr="00E80F0E" w:rsidDel="00E80F0E">
                <w:rPr>
                  <w:rFonts w:ascii="Helvetica Neue" w:hAnsi="Helvetica Neue" w:cs="Helvetica Neue"/>
                  <w:bCs/>
                  <w:color w:val="000000"/>
                  <w:sz w:val="28"/>
                  <w:szCs w:val="28"/>
                  <w:highlight w:val="yellow"/>
                  <w:rPrChange w:id="308" w:author="zimin.yuri22@gmail.com" w:date="2019-12-18T13:15:00Z">
                    <w:rPr>
                      <w:rFonts w:ascii="Helvetica Neue" w:hAnsi="Helvetica Neue" w:cs="Helvetica Neue"/>
                      <w:bCs/>
                      <w:color w:val="000000"/>
                      <w:sz w:val="28"/>
                      <w:szCs w:val="28"/>
                      <w:lang w:val="en-US"/>
                    </w:rPr>
                  </w:rPrChange>
                </w:rPr>
                <w:delText>32</w:delText>
              </w:r>
            </w:del>
          </w:p>
        </w:tc>
        <w:tc>
          <w:tcPr>
            <w:tcW w:w="1861" w:type="dxa"/>
          </w:tcPr>
          <w:p w:rsidR="00F84EB5" w:rsidRPr="00E80F0E" w:rsidDel="00E80F0E" w:rsidRDefault="00F84EB5" w:rsidP="00F84EB5">
            <w:pPr>
              <w:spacing w:line="360" w:lineRule="auto"/>
              <w:jc w:val="both"/>
              <w:rPr>
                <w:del w:id="309" w:author="zimin.yuri22@gmail.com" w:date="2019-12-18T13:15:00Z"/>
                <w:rFonts w:ascii="Times" w:hAnsi="Times"/>
                <w:sz w:val="28"/>
                <w:szCs w:val="28"/>
                <w:highlight w:val="yellow"/>
                <w:rPrChange w:id="310" w:author="zimin.yuri22@gmail.com" w:date="2019-12-18T13:15:00Z">
                  <w:rPr>
                    <w:del w:id="311" w:author="zimin.yuri22@gmail.com" w:date="2019-12-18T13:15:00Z"/>
                    <w:rFonts w:ascii="Times" w:hAnsi="Times"/>
                    <w:sz w:val="28"/>
                    <w:szCs w:val="28"/>
                    <w:lang w:val="en-US"/>
                  </w:rPr>
                </w:rPrChange>
              </w:rPr>
            </w:pPr>
            <w:del w:id="312" w:author="zimin.yuri22@gmail.com" w:date="2019-12-18T13:15:00Z">
              <w:r w:rsidRPr="00E46094" w:rsidDel="00E80F0E">
                <w:rPr>
                  <w:rFonts w:ascii="Helvetica Neue" w:hAnsi="Helvetica Neue" w:cs="Helvetica Neue"/>
                  <w:bCs/>
                  <w:color w:val="000000"/>
                  <w:sz w:val="28"/>
                  <w:szCs w:val="28"/>
                  <w:highlight w:val="yellow"/>
                  <w:rPrChange w:id="313" w:author="Igor N. Belyh" w:date="2019-12-18T12:26:00Z">
                    <w:rPr>
                      <w:rFonts w:ascii="Helvetica Neue" w:hAnsi="Helvetica Neue" w:cs="Helvetica Neue"/>
                      <w:bCs/>
                      <w:color w:val="000000"/>
                      <w:sz w:val="28"/>
                      <w:szCs w:val="28"/>
                    </w:rPr>
                  </w:rPrChange>
                </w:rPr>
                <w:delText>5.</w:delText>
              </w:r>
              <w:r w:rsidRPr="00E80F0E" w:rsidDel="00E80F0E">
                <w:rPr>
                  <w:rFonts w:ascii="Helvetica Neue" w:hAnsi="Helvetica Neue" w:cs="Helvetica Neue"/>
                  <w:bCs/>
                  <w:color w:val="000000"/>
                  <w:sz w:val="28"/>
                  <w:szCs w:val="28"/>
                  <w:highlight w:val="yellow"/>
                  <w:rPrChange w:id="314" w:author="zimin.yuri22@gmail.com" w:date="2019-12-18T13:15:00Z">
                    <w:rPr>
                      <w:rFonts w:ascii="Helvetica Neue" w:hAnsi="Helvetica Neue" w:cs="Helvetica Neue"/>
                      <w:bCs/>
                      <w:color w:val="000000"/>
                      <w:sz w:val="28"/>
                      <w:szCs w:val="28"/>
                      <w:lang w:val="en-US"/>
                    </w:rPr>
                  </w:rPrChange>
                </w:rPr>
                <w:delText>042342</w:delText>
              </w:r>
              <w:r w:rsidRPr="00E46094" w:rsidDel="00E80F0E">
                <w:rPr>
                  <w:rFonts w:ascii="Helvetica Neue" w:hAnsi="Helvetica Neue" w:cs="Helvetica Neue"/>
                  <w:bCs/>
                  <w:color w:val="000000"/>
                  <w:sz w:val="28"/>
                  <w:szCs w:val="28"/>
                  <w:highlight w:val="yellow"/>
                  <w:lang w:val="en-US"/>
                  <w:rPrChange w:id="315" w:author="Igor N. Belyh" w:date="2019-12-18T12:26:00Z">
                    <w:rPr>
                      <w:rFonts w:ascii="Helvetica Neue" w:hAnsi="Helvetica Neue" w:cs="Helvetica Neue"/>
                      <w:bCs/>
                      <w:color w:val="000000"/>
                      <w:sz w:val="28"/>
                      <w:szCs w:val="28"/>
                      <w:lang w:val="en-US"/>
                    </w:rPr>
                  </w:rPrChange>
                </w:rPr>
                <w:delText>e</w:delText>
              </w:r>
              <w:r w:rsidRPr="00E80F0E" w:rsidDel="00E80F0E">
                <w:rPr>
                  <w:rFonts w:ascii="Helvetica Neue" w:hAnsi="Helvetica Neue" w:cs="Helvetica Neue"/>
                  <w:bCs/>
                  <w:color w:val="000000"/>
                  <w:sz w:val="28"/>
                  <w:szCs w:val="28"/>
                  <w:highlight w:val="yellow"/>
                  <w:rPrChange w:id="316" w:author="zimin.yuri22@gmail.com" w:date="2019-12-18T13:15:00Z">
                    <w:rPr>
                      <w:rFonts w:ascii="Helvetica Neue" w:hAnsi="Helvetica Neue" w:cs="Helvetica Neue"/>
                      <w:bCs/>
                      <w:color w:val="000000"/>
                      <w:sz w:val="28"/>
                      <w:szCs w:val="28"/>
                      <w:lang w:val="en-US"/>
                    </w:rPr>
                  </w:rPrChange>
                </w:rPr>
                <w:delText>^7</w:delText>
              </w:r>
            </w:del>
          </w:p>
        </w:tc>
      </w:tr>
      <w:tr w:rsidR="00F84EB5" w:rsidRPr="00E46094" w:rsidDel="00E80F0E" w:rsidTr="00732BB8">
        <w:trPr>
          <w:del w:id="317" w:author="zimin.yuri22@gmail.com" w:date="2019-12-18T13:15:00Z"/>
        </w:trPr>
        <w:tc>
          <w:tcPr>
            <w:tcW w:w="2263" w:type="dxa"/>
          </w:tcPr>
          <w:p w:rsidR="00F84EB5" w:rsidRPr="00E46094" w:rsidDel="00E80F0E" w:rsidRDefault="00F84EB5" w:rsidP="00F84EB5">
            <w:pPr>
              <w:spacing w:line="360" w:lineRule="auto"/>
              <w:rPr>
                <w:del w:id="318" w:author="zimin.yuri22@gmail.com" w:date="2019-12-18T13:15:00Z"/>
                <w:rFonts w:ascii="Times" w:hAnsi="Times" w:cs="Times New Roman"/>
                <w:sz w:val="28"/>
                <w:szCs w:val="28"/>
                <w:highlight w:val="yellow"/>
                <w:rPrChange w:id="319" w:author="Igor N. Belyh" w:date="2019-12-18T12:26:00Z">
                  <w:rPr>
                    <w:del w:id="320" w:author="zimin.yuri22@gmail.com" w:date="2019-12-18T13:15:00Z"/>
                    <w:rFonts w:ascii="Times" w:hAnsi="Times" w:cs="Times New Roman"/>
                    <w:sz w:val="28"/>
                    <w:szCs w:val="28"/>
                  </w:rPr>
                </w:rPrChange>
              </w:rPr>
            </w:pPr>
            <w:del w:id="321" w:author="zimin.yuri22@gmail.com" w:date="2019-12-18T13:15:00Z">
              <w:r w:rsidRPr="00E46094" w:rsidDel="00E80F0E">
                <w:rPr>
                  <w:rFonts w:ascii="Times" w:hAnsi="Times" w:cs="Times New Roman"/>
                  <w:sz w:val="28"/>
                  <w:szCs w:val="28"/>
                  <w:highlight w:val="yellow"/>
                  <w:rPrChange w:id="322" w:author="Igor N. Belyh" w:date="2019-12-18T12:26:00Z">
                    <w:rPr>
                      <w:rFonts w:ascii="Times" w:hAnsi="Times" w:cs="Times New Roman"/>
                      <w:sz w:val="28"/>
                      <w:szCs w:val="28"/>
                    </w:rPr>
                  </w:rPrChange>
                </w:rPr>
                <w:delText>Центральный момент четвертого порядка</w:delText>
              </w:r>
            </w:del>
          </w:p>
        </w:tc>
        <w:tc>
          <w:tcPr>
            <w:tcW w:w="1826" w:type="dxa"/>
          </w:tcPr>
          <w:p w:rsidR="00F84EB5" w:rsidRPr="00E80F0E" w:rsidDel="00E80F0E" w:rsidRDefault="00F84EB5" w:rsidP="00F84EB5">
            <w:pPr>
              <w:spacing w:line="360" w:lineRule="auto"/>
              <w:jc w:val="both"/>
              <w:rPr>
                <w:del w:id="323" w:author="zimin.yuri22@gmail.com" w:date="2019-12-18T13:15:00Z"/>
                <w:rFonts w:ascii="Times" w:hAnsi="Times"/>
                <w:sz w:val="28"/>
                <w:szCs w:val="28"/>
                <w:highlight w:val="yellow"/>
                <w:rPrChange w:id="324" w:author="zimin.yuri22@gmail.com" w:date="2019-12-18T13:15:00Z">
                  <w:rPr>
                    <w:del w:id="325" w:author="zimin.yuri22@gmail.com" w:date="2019-12-18T13:15:00Z"/>
                    <w:rFonts w:ascii="Times" w:hAnsi="Times"/>
                    <w:sz w:val="28"/>
                    <w:szCs w:val="28"/>
                    <w:lang w:val="en-US"/>
                  </w:rPr>
                </w:rPrChange>
              </w:rPr>
            </w:pPr>
            <w:del w:id="326" w:author="zimin.yuri22@gmail.com" w:date="2019-12-18T13:15:00Z">
              <w:r w:rsidRPr="00E46094" w:rsidDel="00E80F0E">
                <w:rPr>
                  <w:rFonts w:ascii="Helvetica Neue" w:hAnsi="Helvetica Neue" w:cs="Helvetica Neue"/>
                  <w:bCs/>
                  <w:color w:val="000000"/>
                  <w:sz w:val="28"/>
                  <w:szCs w:val="28"/>
                  <w:highlight w:val="yellow"/>
                  <w:rPrChange w:id="327" w:author="Igor N. Belyh" w:date="2019-12-18T12:26:00Z">
                    <w:rPr>
                      <w:rFonts w:ascii="Helvetica Neue" w:hAnsi="Helvetica Neue" w:cs="Helvetica Neue"/>
                      <w:bCs/>
                      <w:color w:val="000000"/>
                      <w:sz w:val="28"/>
                      <w:szCs w:val="28"/>
                    </w:rPr>
                  </w:rPrChange>
                </w:rPr>
                <w:delText>3.8</w:delText>
              </w:r>
              <w:r w:rsidRPr="00E80F0E" w:rsidDel="00E80F0E">
                <w:rPr>
                  <w:rFonts w:ascii="Helvetica Neue" w:hAnsi="Helvetica Neue" w:cs="Helvetica Neue"/>
                  <w:bCs/>
                  <w:color w:val="000000"/>
                  <w:sz w:val="28"/>
                  <w:szCs w:val="28"/>
                  <w:highlight w:val="yellow"/>
                  <w:rPrChange w:id="328" w:author="zimin.yuri22@gmail.com" w:date="2019-12-18T13:15:00Z">
                    <w:rPr>
                      <w:rFonts w:ascii="Helvetica Neue" w:hAnsi="Helvetica Neue" w:cs="Helvetica Neue"/>
                      <w:bCs/>
                      <w:color w:val="000000"/>
                      <w:sz w:val="28"/>
                      <w:szCs w:val="28"/>
                      <w:lang w:val="en-US"/>
                    </w:rPr>
                  </w:rPrChange>
                </w:rPr>
                <w:delText>342</w:delText>
              </w:r>
              <w:r w:rsidRPr="00E46094" w:rsidDel="00E80F0E">
                <w:rPr>
                  <w:rFonts w:ascii="Helvetica Neue" w:hAnsi="Helvetica Neue" w:cs="Helvetica Neue"/>
                  <w:bCs/>
                  <w:color w:val="000000"/>
                  <w:sz w:val="28"/>
                  <w:szCs w:val="28"/>
                  <w:highlight w:val="yellow"/>
                  <w:lang w:val="en-US"/>
                  <w:rPrChange w:id="329" w:author="Igor N. Belyh" w:date="2019-12-18T12:26:00Z">
                    <w:rPr>
                      <w:rFonts w:ascii="Helvetica Neue" w:hAnsi="Helvetica Neue" w:cs="Helvetica Neue"/>
                      <w:bCs/>
                      <w:color w:val="000000"/>
                      <w:sz w:val="28"/>
                      <w:szCs w:val="28"/>
                      <w:lang w:val="en-US"/>
                    </w:rPr>
                  </w:rPrChange>
                </w:rPr>
                <w:delText>e</w:delText>
              </w:r>
              <w:r w:rsidRPr="00E80F0E" w:rsidDel="00E80F0E">
                <w:rPr>
                  <w:rFonts w:ascii="Helvetica Neue" w:hAnsi="Helvetica Neue" w:cs="Helvetica Neue"/>
                  <w:bCs/>
                  <w:color w:val="000000"/>
                  <w:sz w:val="28"/>
                  <w:szCs w:val="28"/>
                  <w:highlight w:val="yellow"/>
                  <w:rPrChange w:id="330" w:author="zimin.yuri22@gmail.com" w:date="2019-12-18T13:15:00Z">
                    <w:rPr>
                      <w:rFonts w:ascii="Helvetica Neue" w:hAnsi="Helvetica Neue" w:cs="Helvetica Neue"/>
                      <w:bCs/>
                      <w:color w:val="000000"/>
                      <w:sz w:val="28"/>
                      <w:szCs w:val="28"/>
                      <w:lang w:val="en-US"/>
                    </w:rPr>
                  </w:rPrChange>
                </w:rPr>
                <w:delText>^16</w:delText>
              </w:r>
            </w:del>
          </w:p>
        </w:tc>
        <w:tc>
          <w:tcPr>
            <w:tcW w:w="1748" w:type="dxa"/>
          </w:tcPr>
          <w:p w:rsidR="00F84EB5" w:rsidRPr="00E80F0E" w:rsidDel="00E80F0E" w:rsidRDefault="00F84EB5" w:rsidP="00F84EB5">
            <w:pPr>
              <w:spacing w:line="360" w:lineRule="auto"/>
              <w:jc w:val="both"/>
              <w:rPr>
                <w:del w:id="331" w:author="zimin.yuri22@gmail.com" w:date="2019-12-18T13:15:00Z"/>
                <w:rFonts w:ascii="Times" w:hAnsi="Times"/>
                <w:sz w:val="28"/>
                <w:szCs w:val="28"/>
                <w:highlight w:val="yellow"/>
                <w:rPrChange w:id="332" w:author="zimin.yuri22@gmail.com" w:date="2019-12-18T13:15:00Z">
                  <w:rPr>
                    <w:del w:id="333" w:author="zimin.yuri22@gmail.com" w:date="2019-12-18T13:15:00Z"/>
                    <w:rFonts w:ascii="Times" w:hAnsi="Times"/>
                    <w:sz w:val="28"/>
                    <w:szCs w:val="28"/>
                    <w:lang w:val="en-US"/>
                  </w:rPr>
                </w:rPrChange>
              </w:rPr>
            </w:pPr>
            <w:del w:id="334" w:author="zimin.yuri22@gmail.com" w:date="2019-12-18T13:15:00Z">
              <w:r w:rsidRPr="00E46094" w:rsidDel="00E80F0E">
                <w:rPr>
                  <w:rFonts w:ascii="Helvetica Neue" w:hAnsi="Helvetica Neue" w:cs="Helvetica Neue"/>
                  <w:bCs/>
                  <w:color w:val="000000"/>
                  <w:sz w:val="28"/>
                  <w:szCs w:val="28"/>
                  <w:highlight w:val="yellow"/>
                  <w:rPrChange w:id="335" w:author="Igor N. Belyh" w:date="2019-12-18T12:26:00Z">
                    <w:rPr>
                      <w:rFonts w:ascii="Helvetica Neue" w:hAnsi="Helvetica Neue" w:cs="Helvetica Neue"/>
                      <w:bCs/>
                      <w:color w:val="000000"/>
                      <w:sz w:val="28"/>
                      <w:szCs w:val="28"/>
                    </w:rPr>
                  </w:rPrChange>
                </w:rPr>
                <w:delText>200</w:delText>
              </w:r>
              <w:r w:rsidRPr="00E80F0E" w:rsidDel="00E80F0E">
                <w:rPr>
                  <w:rFonts w:ascii="Helvetica Neue" w:hAnsi="Helvetica Neue" w:cs="Helvetica Neue"/>
                  <w:bCs/>
                  <w:color w:val="000000"/>
                  <w:sz w:val="28"/>
                  <w:szCs w:val="28"/>
                  <w:highlight w:val="yellow"/>
                  <w:rPrChange w:id="336" w:author="zimin.yuri22@gmail.com" w:date="2019-12-18T13:15:00Z">
                    <w:rPr>
                      <w:rFonts w:ascii="Helvetica Neue" w:hAnsi="Helvetica Neue" w:cs="Helvetica Neue"/>
                      <w:bCs/>
                      <w:color w:val="000000"/>
                      <w:sz w:val="28"/>
                      <w:szCs w:val="28"/>
                      <w:lang w:val="en-US"/>
                    </w:rPr>
                  </w:rPrChange>
                </w:rPr>
                <w:delText>4322</w:delText>
              </w:r>
              <w:r w:rsidRPr="00E46094" w:rsidDel="00E80F0E">
                <w:rPr>
                  <w:rFonts w:ascii="Helvetica Neue" w:hAnsi="Helvetica Neue" w:cs="Helvetica Neue"/>
                  <w:bCs/>
                  <w:color w:val="000000"/>
                  <w:sz w:val="28"/>
                  <w:szCs w:val="28"/>
                  <w:highlight w:val="yellow"/>
                  <w:rPrChange w:id="337" w:author="Igor N. Belyh" w:date="2019-12-18T12:26:00Z">
                    <w:rPr>
                      <w:rFonts w:ascii="Helvetica Neue" w:hAnsi="Helvetica Neue" w:cs="Helvetica Neue"/>
                      <w:bCs/>
                      <w:color w:val="000000"/>
                      <w:sz w:val="28"/>
                      <w:szCs w:val="28"/>
                    </w:rPr>
                  </w:rPrChange>
                </w:rPr>
                <w:delText>.</w:delText>
              </w:r>
              <w:r w:rsidRPr="00E80F0E" w:rsidDel="00E80F0E">
                <w:rPr>
                  <w:rFonts w:ascii="Helvetica Neue" w:hAnsi="Helvetica Neue" w:cs="Helvetica Neue"/>
                  <w:bCs/>
                  <w:color w:val="000000"/>
                  <w:sz w:val="28"/>
                  <w:szCs w:val="28"/>
                  <w:highlight w:val="yellow"/>
                  <w:rPrChange w:id="338" w:author="zimin.yuri22@gmail.com" w:date="2019-12-18T13:15:00Z">
                    <w:rPr>
                      <w:rFonts w:ascii="Helvetica Neue" w:hAnsi="Helvetica Neue" w:cs="Helvetica Neue"/>
                      <w:bCs/>
                      <w:color w:val="000000"/>
                      <w:sz w:val="28"/>
                      <w:szCs w:val="28"/>
                      <w:lang w:val="en-US"/>
                    </w:rPr>
                  </w:rPrChange>
                </w:rPr>
                <w:delText>41</w:delText>
              </w:r>
            </w:del>
          </w:p>
        </w:tc>
        <w:tc>
          <w:tcPr>
            <w:tcW w:w="1641" w:type="dxa"/>
          </w:tcPr>
          <w:p w:rsidR="00F84EB5" w:rsidRPr="00E80F0E" w:rsidDel="00E80F0E" w:rsidRDefault="00F84EB5" w:rsidP="00F84EB5">
            <w:pPr>
              <w:spacing w:line="360" w:lineRule="auto"/>
              <w:jc w:val="both"/>
              <w:rPr>
                <w:del w:id="339" w:author="zimin.yuri22@gmail.com" w:date="2019-12-18T13:15:00Z"/>
                <w:rFonts w:ascii="Times" w:hAnsi="Times"/>
                <w:sz w:val="28"/>
                <w:szCs w:val="28"/>
                <w:highlight w:val="yellow"/>
                <w:rPrChange w:id="340" w:author="zimin.yuri22@gmail.com" w:date="2019-12-18T13:15:00Z">
                  <w:rPr>
                    <w:del w:id="341" w:author="zimin.yuri22@gmail.com" w:date="2019-12-18T13:15:00Z"/>
                    <w:rFonts w:ascii="Times" w:hAnsi="Times"/>
                    <w:sz w:val="28"/>
                    <w:szCs w:val="28"/>
                    <w:lang w:val="en-US"/>
                  </w:rPr>
                </w:rPrChange>
              </w:rPr>
            </w:pPr>
            <w:del w:id="342" w:author="zimin.yuri22@gmail.com" w:date="2019-12-18T13:15:00Z">
              <w:r w:rsidRPr="00E46094" w:rsidDel="00E80F0E">
                <w:rPr>
                  <w:rFonts w:ascii="Helvetica Neue" w:hAnsi="Helvetica Neue" w:cs="Helvetica Neue"/>
                  <w:bCs/>
                  <w:color w:val="000000"/>
                  <w:sz w:val="28"/>
                  <w:szCs w:val="28"/>
                  <w:highlight w:val="yellow"/>
                  <w:rPrChange w:id="343" w:author="Igor N. Belyh" w:date="2019-12-18T12:26:00Z">
                    <w:rPr>
                      <w:rFonts w:ascii="Helvetica Neue" w:hAnsi="Helvetica Neue" w:cs="Helvetica Neue"/>
                      <w:bCs/>
                      <w:color w:val="000000"/>
                      <w:sz w:val="28"/>
                      <w:szCs w:val="28"/>
                    </w:rPr>
                  </w:rPrChange>
                </w:rPr>
                <w:delText>7</w:delText>
              </w:r>
              <w:r w:rsidRPr="00E80F0E" w:rsidDel="00E80F0E">
                <w:rPr>
                  <w:rFonts w:ascii="Helvetica Neue" w:hAnsi="Helvetica Neue" w:cs="Helvetica Neue"/>
                  <w:bCs/>
                  <w:color w:val="000000"/>
                  <w:sz w:val="28"/>
                  <w:szCs w:val="28"/>
                  <w:highlight w:val="yellow"/>
                  <w:rPrChange w:id="344" w:author="zimin.yuri22@gmail.com" w:date="2019-12-18T13:15:00Z">
                    <w:rPr>
                      <w:rFonts w:ascii="Helvetica Neue" w:hAnsi="Helvetica Neue" w:cs="Helvetica Neue"/>
                      <w:bCs/>
                      <w:color w:val="000000"/>
                      <w:sz w:val="28"/>
                      <w:szCs w:val="28"/>
                      <w:lang w:val="en-US"/>
                    </w:rPr>
                  </w:rPrChange>
                </w:rPr>
                <w:delText>423545</w:delText>
              </w:r>
              <w:r w:rsidRPr="00E46094" w:rsidDel="00E80F0E">
                <w:rPr>
                  <w:rFonts w:ascii="Helvetica Neue" w:hAnsi="Helvetica Neue" w:cs="Helvetica Neue"/>
                  <w:bCs/>
                  <w:color w:val="000000"/>
                  <w:sz w:val="28"/>
                  <w:szCs w:val="28"/>
                  <w:highlight w:val="yellow"/>
                  <w:rPrChange w:id="345" w:author="Igor N. Belyh" w:date="2019-12-18T12:26:00Z">
                    <w:rPr>
                      <w:rFonts w:ascii="Helvetica Neue" w:hAnsi="Helvetica Neue" w:cs="Helvetica Neue"/>
                      <w:bCs/>
                      <w:color w:val="000000"/>
                      <w:sz w:val="28"/>
                      <w:szCs w:val="28"/>
                    </w:rPr>
                  </w:rPrChange>
                </w:rPr>
                <w:delText>.</w:delText>
              </w:r>
              <w:r w:rsidRPr="00E80F0E" w:rsidDel="00E80F0E">
                <w:rPr>
                  <w:rFonts w:ascii="Helvetica Neue" w:hAnsi="Helvetica Neue" w:cs="Helvetica Neue"/>
                  <w:bCs/>
                  <w:color w:val="000000"/>
                  <w:sz w:val="28"/>
                  <w:szCs w:val="28"/>
                  <w:highlight w:val="yellow"/>
                  <w:rPrChange w:id="346" w:author="zimin.yuri22@gmail.com" w:date="2019-12-18T13:15:00Z">
                    <w:rPr>
                      <w:rFonts w:ascii="Helvetica Neue" w:hAnsi="Helvetica Neue" w:cs="Helvetica Neue"/>
                      <w:bCs/>
                      <w:color w:val="000000"/>
                      <w:sz w:val="28"/>
                      <w:szCs w:val="28"/>
                      <w:lang w:val="en-US"/>
                    </w:rPr>
                  </w:rPrChange>
                </w:rPr>
                <w:delText>6</w:delText>
              </w:r>
            </w:del>
          </w:p>
        </w:tc>
        <w:tc>
          <w:tcPr>
            <w:tcW w:w="1861" w:type="dxa"/>
          </w:tcPr>
          <w:p w:rsidR="00F84EB5" w:rsidRPr="00E80F0E" w:rsidDel="00E80F0E" w:rsidRDefault="00F84EB5" w:rsidP="00F84EB5">
            <w:pPr>
              <w:spacing w:line="360" w:lineRule="auto"/>
              <w:jc w:val="both"/>
              <w:rPr>
                <w:del w:id="347" w:author="zimin.yuri22@gmail.com" w:date="2019-12-18T13:15:00Z"/>
                <w:rFonts w:ascii="Times" w:hAnsi="Times"/>
                <w:sz w:val="28"/>
                <w:szCs w:val="28"/>
                <w:highlight w:val="yellow"/>
                <w:rPrChange w:id="348" w:author="zimin.yuri22@gmail.com" w:date="2019-12-18T13:15:00Z">
                  <w:rPr>
                    <w:del w:id="349" w:author="zimin.yuri22@gmail.com" w:date="2019-12-18T13:15:00Z"/>
                    <w:rFonts w:ascii="Times" w:hAnsi="Times"/>
                    <w:sz w:val="28"/>
                    <w:szCs w:val="28"/>
                    <w:lang w:val="en-US"/>
                  </w:rPr>
                </w:rPrChange>
              </w:rPr>
            </w:pPr>
            <w:del w:id="350" w:author="zimin.yuri22@gmail.com" w:date="2019-12-18T13:15:00Z">
              <w:r w:rsidRPr="00E80F0E" w:rsidDel="00E80F0E">
                <w:rPr>
                  <w:rFonts w:ascii="Helvetica Neue" w:hAnsi="Helvetica Neue" w:cs="Helvetica Neue"/>
                  <w:bCs/>
                  <w:color w:val="000000"/>
                  <w:sz w:val="28"/>
                  <w:szCs w:val="28"/>
                  <w:highlight w:val="yellow"/>
                  <w:rPrChange w:id="351" w:author="zimin.yuri22@gmail.com" w:date="2019-12-18T13:15:00Z">
                    <w:rPr>
                      <w:rFonts w:ascii="Helvetica Neue" w:hAnsi="Helvetica Neue" w:cs="Helvetica Neue"/>
                      <w:bCs/>
                      <w:color w:val="000000"/>
                      <w:sz w:val="28"/>
                      <w:szCs w:val="28"/>
                      <w:lang w:val="en-US"/>
                    </w:rPr>
                  </w:rPrChange>
                </w:rPr>
                <w:delText>2</w:delText>
              </w:r>
              <w:r w:rsidRPr="00E46094" w:rsidDel="00E80F0E">
                <w:rPr>
                  <w:rFonts w:ascii="Helvetica Neue" w:hAnsi="Helvetica Neue" w:cs="Helvetica Neue"/>
                  <w:bCs/>
                  <w:color w:val="000000"/>
                  <w:sz w:val="28"/>
                  <w:szCs w:val="28"/>
                  <w:highlight w:val="yellow"/>
                  <w:rPrChange w:id="352" w:author="Igor N. Belyh" w:date="2019-12-18T12:26:00Z">
                    <w:rPr>
                      <w:rFonts w:ascii="Helvetica Neue" w:hAnsi="Helvetica Neue" w:cs="Helvetica Neue"/>
                      <w:bCs/>
                      <w:color w:val="000000"/>
                      <w:sz w:val="28"/>
                      <w:szCs w:val="28"/>
                    </w:rPr>
                  </w:rPrChange>
                </w:rPr>
                <w:delText>.</w:delText>
              </w:r>
              <w:r w:rsidRPr="00E80F0E" w:rsidDel="00E80F0E">
                <w:rPr>
                  <w:rFonts w:ascii="Helvetica Neue" w:hAnsi="Helvetica Neue" w:cs="Helvetica Neue"/>
                  <w:bCs/>
                  <w:color w:val="000000"/>
                  <w:sz w:val="28"/>
                  <w:szCs w:val="28"/>
                  <w:highlight w:val="yellow"/>
                  <w:rPrChange w:id="353" w:author="zimin.yuri22@gmail.com" w:date="2019-12-18T13:15:00Z">
                    <w:rPr>
                      <w:rFonts w:ascii="Helvetica Neue" w:hAnsi="Helvetica Neue" w:cs="Helvetica Neue"/>
                      <w:bCs/>
                      <w:color w:val="000000"/>
                      <w:sz w:val="28"/>
                      <w:szCs w:val="28"/>
                      <w:lang w:val="en-US"/>
                    </w:rPr>
                  </w:rPrChange>
                </w:rPr>
                <w:delText>677544</w:delText>
              </w:r>
              <w:r w:rsidRPr="00E46094" w:rsidDel="00E80F0E">
                <w:rPr>
                  <w:rFonts w:ascii="Helvetica Neue" w:hAnsi="Helvetica Neue" w:cs="Helvetica Neue"/>
                  <w:bCs/>
                  <w:color w:val="000000"/>
                  <w:sz w:val="28"/>
                  <w:szCs w:val="28"/>
                  <w:highlight w:val="yellow"/>
                  <w:lang w:val="en-US"/>
                  <w:rPrChange w:id="354" w:author="Igor N. Belyh" w:date="2019-12-18T12:26:00Z">
                    <w:rPr>
                      <w:rFonts w:ascii="Helvetica Neue" w:hAnsi="Helvetica Neue" w:cs="Helvetica Neue"/>
                      <w:bCs/>
                      <w:color w:val="000000"/>
                      <w:sz w:val="28"/>
                      <w:szCs w:val="28"/>
                      <w:lang w:val="en-US"/>
                    </w:rPr>
                  </w:rPrChange>
                </w:rPr>
                <w:delText>e</w:delText>
              </w:r>
              <w:r w:rsidRPr="00E80F0E" w:rsidDel="00E80F0E">
                <w:rPr>
                  <w:rFonts w:ascii="Helvetica Neue" w:hAnsi="Helvetica Neue" w:cs="Helvetica Neue"/>
                  <w:bCs/>
                  <w:color w:val="000000"/>
                  <w:sz w:val="28"/>
                  <w:szCs w:val="28"/>
                  <w:highlight w:val="yellow"/>
                  <w:rPrChange w:id="355" w:author="zimin.yuri22@gmail.com" w:date="2019-12-18T13:15:00Z">
                    <w:rPr>
                      <w:rFonts w:ascii="Helvetica Neue" w:hAnsi="Helvetica Neue" w:cs="Helvetica Neue"/>
                      <w:bCs/>
                      <w:color w:val="000000"/>
                      <w:sz w:val="28"/>
                      <w:szCs w:val="28"/>
                      <w:lang w:val="en-US"/>
                    </w:rPr>
                  </w:rPrChange>
                </w:rPr>
                <w:delText>^8</w:delText>
              </w:r>
            </w:del>
          </w:p>
        </w:tc>
      </w:tr>
      <w:tr w:rsidR="00F84EB5" w:rsidRPr="00E46094" w:rsidDel="00E80F0E" w:rsidTr="00732BB8">
        <w:trPr>
          <w:del w:id="356" w:author="zimin.yuri22@gmail.com" w:date="2019-12-18T13:15:00Z"/>
        </w:trPr>
        <w:tc>
          <w:tcPr>
            <w:tcW w:w="2263" w:type="dxa"/>
          </w:tcPr>
          <w:p w:rsidR="00F84EB5" w:rsidRPr="00E46094" w:rsidDel="00E80F0E" w:rsidRDefault="00F84EB5" w:rsidP="00F84EB5">
            <w:pPr>
              <w:spacing w:line="360" w:lineRule="auto"/>
              <w:rPr>
                <w:del w:id="357" w:author="zimin.yuri22@gmail.com" w:date="2019-12-18T13:15:00Z"/>
                <w:rFonts w:ascii="Times" w:hAnsi="Times" w:cs="Times New Roman"/>
                <w:sz w:val="28"/>
                <w:szCs w:val="28"/>
                <w:highlight w:val="yellow"/>
                <w:rPrChange w:id="358" w:author="Igor N. Belyh" w:date="2019-12-18T12:26:00Z">
                  <w:rPr>
                    <w:del w:id="359" w:author="zimin.yuri22@gmail.com" w:date="2019-12-18T13:15:00Z"/>
                    <w:rFonts w:ascii="Times" w:hAnsi="Times" w:cs="Times New Roman"/>
                    <w:sz w:val="28"/>
                    <w:szCs w:val="28"/>
                  </w:rPr>
                </w:rPrChange>
              </w:rPr>
            </w:pPr>
            <w:del w:id="360" w:author="zimin.yuri22@gmail.com" w:date="2019-12-18T13:15:00Z">
              <w:r w:rsidRPr="00E46094" w:rsidDel="00E80F0E">
                <w:rPr>
                  <w:rFonts w:ascii="Times" w:hAnsi="Times" w:cs="Times New Roman"/>
                  <w:sz w:val="28"/>
                  <w:szCs w:val="28"/>
                  <w:highlight w:val="yellow"/>
                  <w:rPrChange w:id="361" w:author="Igor N. Belyh" w:date="2019-12-18T12:26:00Z">
                    <w:rPr>
                      <w:rFonts w:ascii="Times" w:hAnsi="Times" w:cs="Times New Roman"/>
                      <w:sz w:val="28"/>
                      <w:szCs w:val="28"/>
                    </w:rPr>
                  </w:rPrChange>
                </w:rPr>
                <w:delText>Куртозис</w:delText>
              </w:r>
            </w:del>
          </w:p>
        </w:tc>
        <w:tc>
          <w:tcPr>
            <w:tcW w:w="1826" w:type="dxa"/>
          </w:tcPr>
          <w:p w:rsidR="00F84EB5" w:rsidRPr="00E80F0E" w:rsidDel="00E80F0E" w:rsidRDefault="00F84EB5" w:rsidP="00F84EB5">
            <w:pPr>
              <w:spacing w:line="360" w:lineRule="auto"/>
              <w:jc w:val="both"/>
              <w:rPr>
                <w:del w:id="362" w:author="zimin.yuri22@gmail.com" w:date="2019-12-18T13:15:00Z"/>
                <w:rFonts w:ascii="Times" w:hAnsi="Times"/>
                <w:sz w:val="28"/>
                <w:szCs w:val="28"/>
                <w:highlight w:val="yellow"/>
                <w:rPrChange w:id="363" w:author="zimin.yuri22@gmail.com" w:date="2019-12-18T13:15:00Z">
                  <w:rPr>
                    <w:del w:id="364" w:author="zimin.yuri22@gmail.com" w:date="2019-12-18T13:15:00Z"/>
                    <w:rFonts w:ascii="Times" w:hAnsi="Times"/>
                    <w:sz w:val="28"/>
                    <w:szCs w:val="28"/>
                    <w:lang w:val="en-US"/>
                  </w:rPr>
                </w:rPrChange>
              </w:rPr>
            </w:pPr>
            <w:del w:id="365" w:author="zimin.yuri22@gmail.com" w:date="2019-12-18T13:15:00Z">
              <w:r w:rsidRPr="00E46094" w:rsidDel="00E80F0E">
                <w:rPr>
                  <w:rFonts w:ascii="Times" w:hAnsi="Times"/>
                  <w:sz w:val="28"/>
                  <w:szCs w:val="28"/>
                  <w:highlight w:val="yellow"/>
                  <w:rPrChange w:id="366" w:author="Igor N. Belyh" w:date="2019-12-18T12:26:00Z">
                    <w:rPr>
                      <w:rFonts w:ascii="Times" w:hAnsi="Times"/>
                      <w:sz w:val="28"/>
                      <w:szCs w:val="28"/>
                    </w:rPr>
                  </w:rPrChange>
                </w:rPr>
                <w:delText>0.00</w:delText>
              </w:r>
              <w:r w:rsidRPr="00E80F0E" w:rsidDel="00E80F0E">
                <w:rPr>
                  <w:rFonts w:ascii="Times" w:hAnsi="Times"/>
                  <w:sz w:val="28"/>
                  <w:szCs w:val="28"/>
                  <w:highlight w:val="yellow"/>
                  <w:rPrChange w:id="367" w:author="zimin.yuri22@gmail.com" w:date="2019-12-18T13:15:00Z">
                    <w:rPr>
                      <w:rFonts w:ascii="Times" w:hAnsi="Times"/>
                      <w:sz w:val="28"/>
                      <w:szCs w:val="28"/>
                      <w:lang w:val="en-US"/>
                    </w:rPr>
                  </w:rPrChange>
                </w:rPr>
                <w:delText>45663</w:delText>
              </w:r>
            </w:del>
          </w:p>
        </w:tc>
        <w:tc>
          <w:tcPr>
            <w:tcW w:w="1748" w:type="dxa"/>
          </w:tcPr>
          <w:p w:rsidR="00F84EB5" w:rsidRPr="00E80F0E" w:rsidDel="00E80F0E" w:rsidRDefault="00F84EB5" w:rsidP="00F84EB5">
            <w:pPr>
              <w:spacing w:line="360" w:lineRule="auto"/>
              <w:jc w:val="both"/>
              <w:rPr>
                <w:del w:id="368" w:author="zimin.yuri22@gmail.com" w:date="2019-12-18T13:15:00Z"/>
                <w:rFonts w:ascii="Times" w:hAnsi="Times"/>
                <w:sz w:val="28"/>
                <w:szCs w:val="28"/>
                <w:highlight w:val="yellow"/>
                <w:rPrChange w:id="369" w:author="zimin.yuri22@gmail.com" w:date="2019-12-18T13:15:00Z">
                  <w:rPr>
                    <w:del w:id="370" w:author="zimin.yuri22@gmail.com" w:date="2019-12-18T13:15:00Z"/>
                    <w:rFonts w:ascii="Times" w:hAnsi="Times"/>
                    <w:sz w:val="28"/>
                    <w:szCs w:val="28"/>
                    <w:lang w:val="en-US"/>
                  </w:rPr>
                </w:rPrChange>
              </w:rPr>
            </w:pPr>
            <w:del w:id="371" w:author="zimin.yuri22@gmail.com" w:date="2019-12-18T13:15:00Z">
              <w:r w:rsidRPr="00E46094" w:rsidDel="00E80F0E">
                <w:rPr>
                  <w:rFonts w:ascii="Helvetica Neue" w:hAnsi="Helvetica Neue" w:cs="Helvetica Neue"/>
                  <w:bCs/>
                  <w:color w:val="000000"/>
                  <w:sz w:val="28"/>
                  <w:szCs w:val="28"/>
                  <w:highlight w:val="yellow"/>
                  <w:rPrChange w:id="372" w:author="Igor N. Belyh" w:date="2019-12-18T12:26:00Z">
                    <w:rPr>
                      <w:rFonts w:ascii="Helvetica Neue" w:hAnsi="Helvetica Neue" w:cs="Helvetica Neue"/>
                      <w:bCs/>
                      <w:color w:val="000000"/>
                      <w:sz w:val="28"/>
                      <w:szCs w:val="28"/>
                    </w:rPr>
                  </w:rPrChange>
                </w:rPr>
                <w:delText>-0.</w:delText>
              </w:r>
              <w:r w:rsidRPr="00E80F0E" w:rsidDel="00E80F0E">
                <w:rPr>
                  <w:rFonts w:ascii="Helvetica Neue" w:hAnsi="Helvetica Neue" w:cs="Helvetica Neue"/>
                  <w:bCs/>
                  <w:color w:val="000000"/>
                  <w:sz w:val="28"/>
                  <w:szCs w:val="28"/>
                  <w:highlight w:val="yellow"/>
                  <w:rPrChange w:id="373" w:author="zimin.yuri22@gmail.com" w:date="2019-12-18T13:15:00Z">
                    <w:rPr>
                      <w:rFonts w:ascii="Helvetica Neue" w:hAnsi="Helvetica Neue" w:cs="Helvetica Neue"/>
                      <w:bCs/>
                      <w:color w:val="000000"/>
                      <w:sz w:val="28"/>
                      <w:szCs w:val="28"/>
                      <w:lang w:val="en-US"/>
                    </w:rPr>
                  </w:rPrChange>
                </w:rPr>
                <w:delText>911</w:delText>
              </w:r>
            </w:del>
          </w:p>
        </w:tc>
        <w:tc>
          <w:tcPr>
            <w:tcW w:w="1641" w:type="dxa"/>
          </w:tcPr>
          <w:p w:rsidR="00F84EB5" w:rsidRPr="00E80F0E" w:rsidDel="00E80F0E" w:rsidRDefault="00F84EB5" w:rsidP="00F84EB5">
            <w:pPr>
              <w:spacing w:line="360" w:lineRule="auto"/>
              <w:jc w:val="both"/>
              <w:rPr>
                <w:del w:id="374" w:author="zimin.yuri22@gmail.com" w:date="2019-12-18T13:15:00Z"/>
                <w:rFonts w:ascii="Times" w:hAnsi="Times"/>
                <w:sz w:val="28"/>
                <w:szCs w:val="28"/>
                <w:highlight w:val="yellow"/>
                <w:rPrChange w:id="375" w:author="zimin.yuri22@gmail.com" w:date="2019-12-18T13:15:00Z">
                  <w:rPr>
                    <w:del w:id="376" w:author="zimin.yuri22@gmail.com" w:date="2019-12-18T13:15:00Z"/>
                    <w:rFonts w:ascii="Times" w:hAnsi="Times"/>
                    <w:sz w:val="28"/>
                    <w:szCs w:val="28"/>
                    <w:lang w:val="en-US"/>
                  </w:rPr>
                </w:rPrChange>
              </w:rPr>
            </w:pPr>
            <w:del w:id="377" w:author="zimin.yuri22@gmail.com" w:date="2019-12-18T13:15:00Z">
              <w:r w:rsidRPr="00E46094" w:rsidDel="00E80F0E">
                <w:rPr>
                  <w:rFonts w:ascii="Helvetica Neue" w:hAnsi="Helvetica Neue" w:cs="Helvetica Neue"/>
                  <w:bCs/>
                  <w:color w:val="000000"/>
                  <w:sz w:val="28"/>
                  <w:szCs w:val="28"/>
                  <w:highlight w:val="yellow"/>
                  <w:rPrChange w:id="378" w:author="Igor N. Belyh" w:date="2019-12-18T12:26:00Z">
                    <w:rPr>
                      <w:rFonts w:ascii="Helvetica Neue" w:hAnsi="Helvetica Neue" w:cs="Helvetica Neue"/>
                      <w:bCs/>
                      <w:color w:val="000000"/>
                      <w:sz w:val="28"/>
                      <w:szCs w:val="28"/>
                    </w:rPr>
                  </w:rPrChange>
                </w:rPr>
                <w:delText>0.3</w:delText>
              </w:r>
              <w:r w:rsidRPr="00E80F0E" w:rsidDel="00E80F0E">
                <w:rPr>
                  <w:rFonts w:ascii="Helvetica Neue" w:hAnsi="Helvetica Neue" w:cs="Helvetica Neue"/>
                  <w:bCs/>
                  <w:color w:val="000000"/>
                  <w:sz w:val="28"/>
                  <w:szCs w:val="28"/>
                  <w:highlight w:val="yellow"/>
                  <w:rPrChange w:id="379" w:author="zimin.yuri22@gmail.com" w:date="2019-12-18T13:15:00Z">
                    <w:rPr>
                      <w:rFonts w:ascii="Helvetica Neue" w:hAnsi="Helvetica Neue" w:cs="Helvetica Neue"/>
                      <w:bCs/>
                      <w:color w:val="000000"/>
                      <w:sz w:val="28"/>
                      <w:szCs w:val="28"/>
                      <w:lang w:val="en-US"/>
                    </w:rPr>
                  </w:rPrChange>
                </w:rPr>
                <w:delText>53437</w:delText>
              </w:r>
            </w:del>
          </w:p>
        </w:tc>
        <w:tc>
          <w:tcPr>
            <w:tcW w:w="1861" w:type="dxa"/>
          </w:tcPr>
          <w:p w:rsidR="00F84EB5" w:rsidRPr="00E80F0E" w:rsidDel="00E80F0E" w:rsidRDefault="00F84EB5" w:rsidP="00F84EB5">
            <w:pPr>
              <w:spacing w:line="360" w:lineRule="auto"/>
              <w:jc w:val="both"/>
              <w:rPr>
                <w:del w:id="380" w:author="zimin.yuri22@gmail.com" w:date="2019-12-18T13:15:00Z"/>
                <w:rFonts w:ascii="Times" w:hAnsi="Times"/>
                <w:sz w:val="28"/>
                <w:szCs w:val="28"/>
                <w:highlight w:val="yellow"/>
                <w:rPrChange w:id="381" w:author="zimin.yuri22@gmail.com" w:date="2019-12-18T13:15:00Z">
                  <w:rPr>
                    <w:del w:id="382" w:author="zimin.yuri22@gmail.com" w:date="2019-12-18T13:15:00Z"/>
                    <w:rFonts w:ascii="Times" w:hAnsi="Times"/>
                    <w:sz w:val="28"/>
                    <w:szCs w:val="28"/>
                    <w:lang w:val="en-US"/>
                  </w:rPr>
                </w:rPrChange>
              </w:rPr>
            </w:pPr>
            <w:del w:id="383" w:author="zimin.yuri22@gmail.com" w:date="2019-12-18T13:15:00Z">
              <w:r w:rsidRPr="00E46094" w:rsidDel="00E80F0E">
                <w:rPr>
                  <w:rFonts w:ascii="Helvetica Neue" w:hAnsi="Helvetica Neue" w:cs="Helvetica Neue"/>
                  <w:bCs/>
                  <w:color w:val="000000"/>
                  <w:sz w:val="28"/>
                  <w:szCs w:val="28"/>
                  <w:highlight w:val="yellow"/>
                  <w:rPrChange w:id="384" w:author="Igor N. Belyh" w:date="2019-12-18T12:26:00Z">
                    <w:rPr>
                      <w:rFonts w:ascii="Helvetica Neue" w:hAnsi="Helvetica Neue" w:cs="Helvetica Neue"/>
                      <w:bCs/>
                      <w:color w:val="000000"/>
                      <w:sz w:val="28"/>
                      <w:szCs w:val="28"/>
                    </w:rPr>
                  </w:rPrChange>
                </w:rPr>
                <w:delText>-1.</w:delText>
              </w:r>
              <w:r w:rsidRPr="00E80F0E" w:rsidDel="00E80F0E">
                <w:rPr>
                  <w:rFonts w:ascii="Helvetica Neue" w:hAnsi="Helvetica Neue" w:cs="Helvetica Neue"/>
                  <w:bCs/>
                  <w:color w:val="000000"/>
                  <w:sz w:val="28"/>
                  <w:szCs w:val="28"/>
                  <w:highlight w:val="yellow"/>
                  <w:rPrChange w:id="385" w:author="zimin.yuri22@gmail.com" w:date="2019-12-18T13:15:00Z">
                    <w:rPr>
                      <w:rFonts w:ascii="Helvetica Neue" w:hAnsi="Helvetica Neue" w:cs="Helvetica Neue"/>
                      <w:bCs/>
                      <w:color w:val="000000"/>
                      <w:sz w:val="28"/>
                      <w:szCs w:val="28"/>
                      <w:lang w:val="en-US"/>
                    </w:rPr>
                  </w:rPrChange>
                </w:rPr>
                <w:delText>324567</w:delText>
              </w:r>
            </w:del>
          </w:p>
        </w:tc>
      </w:tr>
      <w:tr w:rsidR="00F84EB5" w:rsidRPr="00E46094" w:rsidDel="00E80F0E" w:rsidTr="00732BB8">
        <w:trPr>
          <w:del w:id="386" w:author="zimin.yuri22@gmail.com" w:date="2019-12-18T13:15:00Z"/>
        </w:trPr>
        <w:tc>
          <w:tcPr>
            <w:tcW w:w="2263" w:type="dxa"/>
          </w:tcPr>
          <w:p w:rsidR="00F84EB5" w:rsidRPr="00E46094" w:rsidDel="00E80F0E" w:rsidRDefault="00F84EB5" w:rsidP="00F84EB5">
            <w:pPr>
              <w:spacing w:line="360" w:lineRule="auto"/>
              <w:rPr>
                <w:del w:id="387" w:author="zimin.yuri22@gmail.com" w:date="2019-12-18T13:15:00Z"/>
                <w:rFonts w:ascii="Times" w:hAnsi="Times" w:cs="Times New Roman"/>
                <w:sz w:val="28"/>
                <w:szCs w:val="28"/>
                <w:highlight w:val="yellow"/>
                <w:rPrChange w:id="388" w:author="Igor N. Belyh" w:date="2019-12-18T12:26:00Z">
                  <w:rPr>
                    <w:del w:id="389" w:author="zimin.yuri22@gmail.com" w:date="2019-12-18T13:15:00Z"/>
                    <w:rFonts w:ascii="Times" w:hAnsi="Times" w:cs="Times New Roman"/>
                    <w:sz w:val="28"/>
                    <w:szCs w:val="28"/>
                  </w:rPr>
                </w:rPrChange>
              </w:rPr>
            </w:pPr>
            <w:del w:id="390" w:author="zimin.yuri22@gmail.com" w:date="2019-12-18T13:15:00Z">
              <w:r w:rsidRPr="00E46094" w:rsidDel="00E80F0E">
                <w:rPr>
                  <w:rFonts w:ascii="Times New Roman" w:eastAsiaTheme="minorEastAsia" w:hAnsi="Times New Roman" w:cs="Times New Roman"/>
                  <w:sz w:val="28"/>
                  <w:szCs w:val="28"/>
                  <w:highlight w:val="yellow"/>
                  <w:rPrChange w:id="391" w:author="Igor N. Belyh" w:date="2019-12-18T12:26:00Z">
                    <w:rPr>
                      <w:rFonts w:ascii="Times New Roman" w:eastAsiaTheme="minorEastAsia" w:hAnsi="Times New Roman" w:cs="Times New Roman"/>
                      <w:sz w:val="28"/>
                      <w:szCs w:val="28"/>
                    </w:rPr>
                  </w:rPrChange>
                </w:rPr>
                <w:delText>Минимальное значение</w:delText>
              </w:r>
            </w:del>
          </w:p>
        </w:tc>
        <w:tc>
          <w:tcPr>
            <w:tcW w:w="1826" w:type="dxa"/>
          </w:tcPr>
          <w:p w:rsidR="00F84EB5" w:rsidRPr="00E46094" w:rsidDel="00E80F0E" w:rsidRDefault="00F84EB5" w:rsidP="00F84EB5">
            <w:pPr>
              <w:spacing w:line="360" w:lineRule="auto"/>
              <w:jc w:val="both"/>
              <w:rPr>
                <w:del w:id="392" w:author="zimin.yuri22@gmail.com" w:date="2019-12-18T13:15:00Z"/>
                <w:rFonts w:ascii="Times" w:hAnsi="Times"/>
                <w:sz w:val="28"/>
                <w:szCs w:val="28"/>
                <w:highlight w:val="yellow"/>
                <w:rPrChange w:id="393" w:author="Igor N. Belyh" w:date="2019-12-18T12:26:00Z">
                  <w:rPr>
                    <w:del w:id="394" w:author="zimin.yuri22@gmail.com" w:date="2019-12-18T13:15:00Z"/>
                    <w:rFonts w:ascii="Times" w:hAnsi="Times"/>
                    <w:sz w:val="28"/>
                    <w:szCs w:val="28"/>
                  </w:rPr>
                </w:rPrChange>
              </w:rPr>
            </w:pPr>
            <w:del w:id="395" w:author="zimin.yuri22@gmail.com" w:date="2019-12-18T13:15:00Z">
              <w:r w:rsidRPr="00E46094" w:rsidDel="00E80F0E">
                <w:rPr>
                  <w:rFonts w:ascii="Helvetica Neue" w:hAnsi="Helvetica Neue" w:cs="Helvetica Neue"/>
                  <w:bCs/>
                  <w:color w:val="000000"/>
                  <w:sz w:val="26"/>
                  <w:szCs w:val="26"/>
                  <w:highlight w:val="yellow"/>
                  <w:rPrChange w:id="396" w:author="Igor N. Belyh" w:date="2019-12-18T12:26:00Z">
                    <w:rPr>
                      <w:rFonts w:ascii="Helvetica Neue" w:hAnsi="Helvetica Neue" w:cs="Helvetica Neue"/>
                      <w:bCs/>
                      <w:color w:val="000000"/>
                      <w:sz w:val="26"/>
                      <w:szCs w:val="26"/>
                    </w:rPr>
                  </w:rPrChange>
                </w:rPr>
                <w:delText>86560.19</w:delText>
              </w:r>
            </w:del>
          </w:p>
        </w:tc>
        <w:tc>
          <w:tcPr>
            <w:tcW w:w="1748" w:type="dxa"/>
          </w:tcPr>
          <w:p w:rsidR="00F84EB5" w:rsidRPr="00E46094" w:rsidDel="00E80F0E" w:rsidRDefault="00F84EB5" w:rsidP="00F84EB5">
            <w:pPr>
              <w:spacing w:line="360" w:lineRule="auto"/>
              <w:jc w:val="both"/>
              <w:rPr>
                <w:del w:id="397" w:author="zimin.yuri22@gmail.com" w:date="2019-12-18T13:15:00Z"/>
                <w:rFonts w:ascii="Times" w:hAnsi="Times"/>
                <w:sz w:val="28"/>
                <w:szCs w:val="28"/>
                <w:highlight w:val="yellow"/>
                <w:rPrChange w:id="398" w:author="Igor N. Belyh" w:date="2019-12-18T12:26:00Z">
                  <w:rPr>
                    <w:del w:id="399" w:author="zimin.yuri22@gmail.com" w:date="2019-12-18T13:15:00Z"/>
                    <w:rFonts w:ascii="Times" w:hAnsi="Times"/>
                    <w:sz w:val="28"/>
                    <w:szCs w:val="28"/>
                  </w:rPr>
                </w:rPrChange>
              </w:rPr>
            </w:pPr>
            <w:del w:id="400" w:author="zimin.yuri22@gmail.com" w:date="2019-12-18T13:15:00Z">
              <w:r w:rsidRPr="00E46094" w:rsidDel="00E80F0E">
                <w:rPr>
                  <w:rFonts w:ascii="Helvetica Neue" w:hAnsi="Helvetica Neue" w:cs="Helvetica Neue"/>
                  <w:bCs/>
                  <w:color w:val="000000"/>
                  <w:sz w:val="26"/>
                  <w:szCs w:val="26"/>
                  <w:highlight w:val="yellow"/>
                  <w:rPrChange w:id="401" w:author="Igor N. Belyh" w:date="2019-12-18T12:26:00Z">
                    <w:rPr>
                      <w:rFonts w:ascii="Helvetica Neue" w:hAnsi="Helvetica Neue" w:cs="Helvetica Neue"/>
                      <w:bCs/>
                      <w:color w:val="000000"/>
                      <w:sz w:val="26"/>
                      <w:szCs w:val="26"/>
                    </w:rPr>
                  </w:rPrChange>
                </w:rPr>
                <w:delText>118.671</w:delText>
              </w:r>
            </w:del>
          </w:p>
        </w:tc>
        <w:tc>
          <w:tcPr>
            <w:tcW w:w="1641" w:type="dxa"/>
          </w:tcPr>
          <w:p w:rsidR="00F84EB5" w:rsidRPr="00E46094" w:rsidDel="00E80F0E" w:rsidRDefault="00F84EB5" w:rsidP="00F84EB5">
            <w:pPr>
              <w:spacing w:line="360" w:lineRule="auto"/>
              <w:jc w:val="both"/>
              <w:rPr>
                <w:del w:id="402" w:author="zimin.yuri22@gmail.com" w:date="2019-12-18T13:15:00Z"/>
                <w:rFonts w:ascii="Times" w:hAnsi="Times"/>
                <w:sz w:val="28"/>
                <w:szCs w:val="28"/>
                <w:highlight w:val="yellow"/>
                <w:rPrChange w:id="403" w:author="Igor N. Belyh" w:date="2019-12-18T12:26:00Z">
                  <w:rPr>
                    <w:del w:id="404" w:author="zimin.yuri22@gmail.com" w:date="2019-12-18T13:15:00Z"/>
                    <w:rFonts w:ascii="Times" w:hAnsi="Times"/>
                    <w:sz w:val="28"/>
                    <w:szCs w:val="28"/>
                  </w:rPr>
                </w:rPrChange>
              </w:rPr>
            </w:pPr>
            <w:del w:id="405" w:author="zimin.yuri22@gmail.com" w:date="2019-12-18T13:15:00Z">
              <w:r w:rsidRPr="00E46094" w:rsidDel="00E80F0E">
                <w:rPr>
                  <w:rFonts w:ascii="Helvetica Neue" w:hAnsi="Helvetica Neue" w:cs="Helvetica Neue"/>
                  <w:bCs/>
                  <w:color w:val="000000"/>
                  <w:sz w:val="26"/>
                  <w:szCs w:val="26"/>
                  <w:highlight w:val="yellow"/>
                  <w:rPrChange w:id="406" w:author="Igor N. Belyh" w:date="2019-12-18T12:26:00Z">
                    <w:rPr>
                      <w:rFonts w:ascii="Helvetica Neue" w:hAnsi="Helvetica Neue" w:cs="Helvetica Neue"/>
                      <w:bCs/>
                      <w:color w:val="000000"/>
                      <w:sz w:val="26"/>
                      <w:szCs w:val="26"/>
                    </w:rPr>
                  </w:rPrChange>
                </w:rPr>
                <w:delText>98.7387</w:delText>
              </w:r>
            </w:del>
          </w:p>
        </w:tc>
        <w:tc>
          <w:tcPr>
            <w:tcW w:w="1861" w:type="dxa"/>
          </w:tcPr>
          <w:p w:rsidR="00F84EB5" w:rsidRPr="00E46094" w:rsidDel="00E80F0E" w:rsidRDefault="00F84EB5" w:rsidP="00F84EB5">
            <w:pPr>
              <w:spacing w:line="360" w:lineRule="auto"/>
              <w:jc w:val="both"/>
              <w:rPr>
                <w:del w:id="407" w:author="zimin.yuri22@gmail.com" w:date="2019-12-18T13:15:00Z"/>
                <w:rFonts w:ascii="Times" w:hAnsi="Times"/>
                <w:sz w:val="28"/>
                <w:szCs w:val="28"/>
                <w:highlight w:val="yellow"/>
                <w:rPrChange w:id="408" w:author="Igor N. Belyh" w:date="2019-12-18T12:26:00Z">
                  <w:rPr>
                    <w:del w:id="409" w:author="zimin.yuri22@gmail.com" w:date="2019-12-18T13:15:00Z"/>
                    <w:rFonts w:ascii="Times" w:hAnsi="Times"/>
                    <w:sz w:val="28"/>
                    <w:szCs w:val="28"/>
                  </w:rPr>
                </w:rPrChange>
              </w:rPr>
            </w:pPr>
            <w:del w:id="410" w:author="zimin.yuri22@gmail.com" w:date="2019-12-18T13:15:00Z">
              <w:r w:rsidRPr="00E46094" w:rsidDel="00E80F0E">
                <w:rPr>
                  <w:rFonts w:ascii="Helvetica Neue" w:hAnsi="Helvetica Neue" w:cs="Helvetica Neue"/>
                  <w:bCs/>
                  <w:color w:val="000000"/>
                  <w:sz w:val="26"/>
                  <w:szCs w:val="26"/>
                  <w:highlight w:val="yellow"/>
                  <w:rPrChange w:id="411" w:author="Igor N. Belyh" w:date="2019-12-18T12:26:00Z">
                    <w:rPr>
                      <w:rFonts w:ascii="Helvetica Neue" w:hAnsi="Helvetica Neue" w:cs="Helvetica Neue"/>
                      <w:bCs/>
                      <w:color w:val="000000"/>
                      <w:sz w:val="26"/>
                      <w:szCs w:val="26"/>
                    </w:rPr>
                  </w:rPrChange>
                </w:rPr>
                <w:delText>0.03273</w:delText>
              </w:r>
            </w:del>
          </w:p>
        </w:tc>
      </w:tr>
      <w:tr w:rsidR="00F84EB5" w:rsidDel="00E80F0E" w:rsidTr="00732BB8">
        <w:trPr>
          <w:del w:id="412" w:author="zimin.yuri22@gmail.com" w:date="2019-12-18T13:15:00Z"/>
        </w:trPr>
        <w:tc>
          <w:tcPr>
            <w:tcW w:w="2263" w:type="dxa"/>
          </w:tcPr>
          <w:p w:rsidR="00F84EB5" w:rsidRPr="00E46094" w:rsidDel="00E80F0E" w:rsidRDefault="00F84EB5" w:rsidP="00F84EB5">
            <w:pPr>
              <w:spacing w:line="360" w:lineRule="auto"/>
              <w:rPr>
                <w:del w:id="413" w:author="zimin.yuri22@gmail.com" w:date="2019-12-18T13:15:00Z"/>
                <w:rFonts w:ascii="Times New Roman" w:eastAsiaTheme="minorEastAsia" w:hAnsi="Times New Roman" w:cs="Times New Roman"/>
                <w:sz w:val="28"/>
                <w:szCs w:val="28"/>
                <w:highlight w:val="yellow"/>
                <w:rPrChange w:id="414" w:author="Igor N. Belyh" w:date="2019-12-18T12:26:00Z">
                  <w:rPr>
                    <w:del w:id="415" w:author="zimin.yuri22@gmail.com" w:date="2019-12-18T13:15:00Z"/>
                    <w:rFonts w:ascii="Times New Roman" w:eastAsiaTheme="minorEastAsia" w:hAnsi="Times New Roman" w:cs="Times New Roman"/>
                    <w:sz w:val="28"/>
                    <w:szCs w:val="28"/>
                  </w:rPr>
                </w:rPrChange>
              </w:rPr>
            </w:pPr>
            <w:del w:id="416" w:author="zimin.yuri22@gmail.com" w:date="2019-12-18T13:15:00Z">
              <w:r w:rsidRPr="00E46094" w:rsidDel="00E80F0E">
                <w:rPr>
                  <w:rFonts w:ascii="Times New Roman" w:eastAsiaTheme="minorEastAsia" w:hAnsi="Times New Roman" w:cs="Times New Roman"/>
                  <w:sz w:val="28"/>
                  <w:szCs w:val="28"/>
                  <w:highlight w:val="yellow"/>
                  <w:rPrChange w:id="417" w:author="Igor N. Belyh" w:date="2019-12-18T12:26:00Z">
                    <w:rPr>
                      <w:rFonts w:ascii="Times New Roman" w:eastAsiaTheme="minorEastAsia" w:hAnsi="Times New Roman" w:cs="Times New Roman"/>
                      <w:sz w:val="28"/>
                      <w:szCs w:val="28"/>
                    </w:rPr>
                  </w:rPrChange>
                </w:rPr>
                <w:delText>Максимальное значение</w:delText>
              </w:r>
            </w:del>
          </w:p>
        </w:tc>
        <w:tc>
          <w:tcPr>
            <w:tcW w:w="1826" w:type="dxa"/>
          </w:tcPr>
          <w:p w:rsidR="00F84EB5" w:rsidRPr="00E46094" w:rsidDel="00E80F0E" w:rsidRDefault="00F84EB5" w:rsidP="00F84EB5">
            <w:pPr>
              <w:spacing w:line="360" w:lineRule="auto"/>
              <w:jc w:val="both"/>
              <w:rPr>
                <w:del w:id="418" w:author="zimin.yuri22@gmail.com" w:date="2019-12-18T13:15:00Z"/>
                <w:rFonts w:ascii="Times" w:hAnsi="Times"/>
                <w:sz w:val="28"/>
                <w:szCs w:val="28"/>
                <w:highlight w:val="yellow"/>
                <w:rPrChange w:id="419" w:author="Igor N. Belyh" w:date="2019-12-18T12:26:00Z">
                  <w:rPr>
                    <w:del w:id="420" w:author="zimin.yuri22@gmail.com" w:date="2019-12-18T13:15:00Z"/>
                    <w:rFonts w:ascii="Times" w:hAnsi="Times"/>
                    <w:sz w:val="28"/>
                    <w:szCs w:val="28"/>
                  </w:rPr>
                </w:rPrChange>
              </w:rPr>
            </w:pPr>
            <w:del w:id="421" w:author="zimin.yuri22@gmail.com" w:date="2019-12-18T13:15:00Z">
              <w:r w:rsidRPr="00E46094" w:rsidDel="00E80F0E">
                <w:rPr>
                  <w:rFonts w:ascii="Helvetica Neue" w:hAnsi="Helvetica Neue" w:cs="Helvetica Neue"/>
                  <w:bCs/>
                  <w:color w:val="000000"/>
                  <w:sz w:val="26"/>
                  <w:szCs w:val="26"/>
                  <w:highlight w:val="yellow"/>
                  <w:rPrChange w:id="422" w:author="Igor N. Belyh" w:date="2019-12-18T12:26:00Z">
                    <w:rPr>
                      <w:rFonts w:ascii="Helvetica Neue" w:hAnsi="Helvetica Neue" w:cs="Helvetica Neue"/>
                      <w:bCs/>
                      <w:color w:val="000000"/>
                      <w:sz w:val="26"/>
                      <w:szCs w:val="26"/>
                    </w:rPr>
                  </w:rPrChange>
                </w:rPr>
                <w:delText>152633.3</w:delText>
              </w:r>
            </w:del>
          </w:p>
        </w:tc>
        <w:tc>
          <w:tcPr>
            <w:tcW w:w="1748" w:type="dxa"/>
          </w:tcPr>
          <w:p w:rsidR="00F84EB5" w:rsidRPr="00E46094" w:rsidDel="00E80F0E" w:rsidRDefault="00F84EB5" w:rsidP="00F84EB5">
            <w:pPr>
              <w:spacing w:line="360" w:lineRule="auto"/>
              <w:jc w:val="both"/>
              <w:rPr>
                <w:del w:id="423" w:author="zimin.yuri22@gmail.com" w:date="2019-12-18T13:15:00Z"/>
                <w:rFonts w:ascii="Times" w:hAnsi="Times"/>
                <w:sz w:val="28"/>
                <w:szCs w:val="28"/>
                <w:highlight w:val="yellow"/>
                <w:rPrChange w:id="424" w:author="Igor N. Belyh" w:date="2019-12-18T12:26:00Z">
                  <w:rPr>
                    <w:del w:id="425" w:author="zimin.yuri22@gmail.com" w:date="2019-12-18T13:15:00Z"/>
                    <w:rFonts w:ascii="Times" w:hAnsi="Times"/>
                    <w:sz w:val="28"/>
                    <w:szCs w:val="28"/>
                  </w:rPr>
                </w:rPrChange>
              </w:rPr>
            </w:pPr>
            <w:del w:id="426" w:author="zimin.yuri22@gmail.com" w:date="2019-12-18T13:15:00Z">
              <w:r w:rsidRPr="00E46094" w:rsidDel="00E80F0E">
                <w:rPr>
                  <w:rFonts w:ascii="Helvetica Neue" w:hAnsi="Helvetica Neue" w:cs="Helvetica Neue"/>
                  <w:bCs/>
                  <w:color w:val="000000"/>
                  <w:sz w:val="26"/>
                  <w:szCs w:val="26"/>
                  <w:highlight w:val="yellow"/>
                  <w:rPrChange w:id="427" w:author="Igor N. Belyh" w:date="2019-12-18T12:26:00Z">
                    <w:rPr>
                      <w:rFonts w:ascii="Helvetica Neue" w:hAnsi="Helvetica Neue" w:cs="Helvetica Neue"/>
                      <w:bCs/>
                      <w:color w:val="000000"/>
                      <w:sz w:val="26"/>
                      <w:szCs w:val="26"/>
                    </w:rPr>
                  </w:rPrChange>
                </w:rPr>
                <w:delText>284.447</w:delText>
              </w:r>
            </w:del>
          </w:p>
        </w:tc>
        <w:tc>
          <w:tcPr>
            <w:tcW w:w="1641" w:type="dxa"/>
          </w:tcPr>
          <w:p w:rsidR="00F84EB5" w:rsidRPr="00E46094" w:rsidDel="00E80F0E" w:rsidRDefault="00F84EB5" w:rsidP="00F84EB5">
            <w:pPr>
              <w:spacing w:line="360" w:lineRule="auto"/>
              <w:jc w:val="both"/>
              <w:rPr>
                <w:del w:id="428" w:author="zimin.yuri22@gmail.com" w:date="2019-12-18T13:15:00Z"/>
                <w:rFonts w:ascii="Times" w:hAnsi="Times"/>
                <w:sz w:val="28"/>
                <w:szCs w:val="28"/>
                <w:highlight w:val="yellow"/>
                <w:rPrChange w:id="429" w:author="Igor N. Belyh" w:date="2019-12-18T12:26:00Z">
                  <w:rPr>
                    <w:del w:id="430" w:author="zimin.yuri22@gmail.com" w:date="2019-12-18T13:15:00Z"/>
                    <w:rFonts w:ascii="Times" w:hAnsi="Times"/>
                    <w:sz w:val="28"/>
                    <w:szCs w:val="28"/>
                  </w:rPr>
                </w:rPrChange>
              </w:rPr>
            </w:pPr>
            <w:del w:id="431" w:author="zimin.yuri22@gmail.com" w:date="2019-12-18T13:15:00Z">
              <w:r w:rsidRPr="00E46094" w:rsidDel="00E80F0E">
                <w:rPr>
                  <w:rFonts w:ascii="Helvetica Neue" w:hAnsi="Helvetica Neue" w:cs="Helvetica Neue"/>
                  <w:bCs/>
                  <w:color w:val="000000"/>
                  <w:sz w:val="26"/>
                  <w:szCs w:val="26"/>
                  <w:highlight w:val="yellow"/>
                  <w:rPrChange w:id="432" w:author="Igor N. Belyh" w:date="2019-12-18T12:26:00Z">
                    <w:rPr>
                      <w:rFonts w:ascii="Helvetica Neue" w:hAnsi="Helvetica Neue" w:cs="Helvetica Neue"/>
                      <w:bCs/>
                      <w:color w:val="000000"/>
                      <w:sz w:val="26"/>
                      <w:szCs w:val="26"/>
                    </w:rPr>
                  </w:rPrChange>
                </w:rPr>
                <w:delText>307.463</w:delText>
              </w:r>
            </w:del>
          </w:p>
        </w:tc>
        <w:tc>
          <w:tcPr>
            <w:tcW w:w="1861" w:type="dxa"/>
          </w:tcPr>
          <w:p w:rsidR="00F84EB5" w:rsidRPr="00F84EB5" w:rsidDel="00E80F0E" w:rsidRDefault="00F84EB5" w:rsidP="00F84EB5">
            <w:pPr>
              <w:spacing w:line="360" w:lineRule="auto"/>
              <w:jc w:val="both"/>
              <w:rPr>
                <w:del w:id="433" w:author="zimin.yuri22@gmail.com" w:date="2019-12-18T13:15:00Z"/>
                <w:rFonts w:ascii="Times" w:hAnsi="Times"/>
                <w:sz w:val="28"/>
                <w:szCs w:val="28"/>
              </w:rPr>
            </w:pPr>
            <w:del w:id="434" w:author="zimin.yuri22@gmail.com" w:date="2019-12-18T13:15:00Z">
              <w:r w:rsidRPr="00E46094" w:rsidDel="00E80F0E">
                <w:rPr>
                  <w:rFonts w:ascii="Helvetica Neue" w:hAnsi="Helvetica Neue" w:cs="Helvetica Neue"/>
                  <w:bCs/>
                  <w:color w:val="000000"/>
                  <w:sz w:val="26"/>
                  <w:szCs w:val="26"/>
                  <w:highlight w:val="yellow"/>
                  <w:rPrChange w:id="435" w:author="Igor N. Belyh" w:date="2019-12-18T12:26:00Z">
                    <w:rPr>
                      <w:rFonts w:ascii="Helvetica Neue" w:hAnsi="Helvetica Neue" w:cs="Helvetica Neue"/>
                      <w:bCs/>
                      <w:color w:val="000000"/>
                      <w:sz w:val="26"/>
                      <w:szCs w:val="26"/>
                    </w:rPr>
                  </w:rPrChange>
                </w:rPr>
                <w:delText>0.08159</w:delText>
              </w:r>
            </w:del>
          </w:p>
        </w:tc>
      </w:tr>
    </w:tbl>
    <w:p w:rsidR="00732BB8" w:rsidDel="00E80F0E" w:rsidRDefault="00C60CA7" w:rsidP="00C60CA7">
      <w:pPr>
        <w:spacing w:line="360" w:lineRule="auto"/>
        <w:jc w:val="both"/>
        <w:rPr>
          <w:del w:id="436" w:author="zimin.yuri22@gmail.com" w:date="2019-12-18T13:15:00Z"/>
          <w:rFonts w:ascii="Times" w:hAnsi="Times"/>
        </w:rPr>
      </w:pPr>
      <w:del w:id="437" w:author="zimin.yuri22@gmail.com" w:date="2019-12-18T13:15:00Z">
        <w:r w:rsidRPr="00E23FFC" w:rsidDel="00E80F0E">
          <w:rPr>
            <w:rFonts w:ascii="Times" w:hAnsi="Times"/>
          </w:rPr>
          <w:delText xml:space="preserve">Таблица </w:delText>
        </w:r>
        <w:r w:rsidDel="00E80F0E">
          <w:rPr>
            <w:rFonts w:ascii="Times" w:hAnsi="Times"/>
          </w:rPr>
          <w:delText>2</w:delText>
        </w:r>
        <w:r w:rsidRPr="00E23FFC" w:rsidDel="00E80F0E">
          <w:rPr>
            <w:rFonts w:ascii="Times" w:hAnsi="Times"/>
          </w:rPr>
          <w:delText xml:space="preserve"> – Результаты расчетов статистик </w:delText>
        </w:r>
        <w:r w:rsidDel="00E80F0E">
          <w:rPr>
            <w:rFonts w:ascii="Times" w:hAnsi="Times"/>
          </w:rPr>
          <w:delText>смоделированных данных</w:delText>
        </w:r>
      </w:del>
    </w:p>
    <w:p w:rsidR="009473F7" w:rsidDel="00E80F0E" w:rsidRDefault="009473F7" w:rsidP="00C60CA7">
      <w:pPr>
        <w:spacing w:line="360" w:lineRule="auto"/>
        <w:jc w:val="both"/>
        <w:rPr>
          <w:del w:id="438" w:author="zimin.yuri22@gmail.com" w:date="2019-12-18T13:15:00Z"/>
          <w:rFonts w:ascii="Times" w:hAnsi="Times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442"/>
        <w:gridCol w:w="1546"/>
        <w:gridCol w:w="1794"/>
        <w:gridCol w:w="1794"/>
        <w:gridCol w:w="1763"/>
      </w:tblGrid>
      <w:tr w:rsidR="00732BB8" w:rsidTr="009473F7">
        <w:trPr>
          <w:trHeight w:val="990"/>
        </w:trPr>
        <w:tc>
          <w:tcPr>
            <w:tcW w:w="2442" w:type="dxa"/>
          </w:tcPr>
          <w:p w:rsidR="00732BB8" w:rsidRDefault="00732BB8" w:rsidP="00C60CA7">
            <w:pPr>
              <w:spacing w:line="360" w:lineRule="auto"/>
              <w:jc w:val="both"/>
              <w:rPr>
                <w:rFonts w:ascii="Times" w:hAnsi="Times"/>
              </w:rPr>
            </w:pPr>
          </w:p>
        </w:tc>
        <w:tc>
          <w:tcPr>
            <w:tcW w:w="1546" w:type="dxa"/>
          </w:tcPr>
          <w:p w:rsidR="00732BB8" w:rsidRDefault="00732BB8" w:rsidP="00C60CA7">
            <w:pPr>
              <w:spacing w:line="360" w:lineRule="auto"/>
              <w:jc w:val="both"/>
              <w:rPr>
                <w:rFonts w:ascii="Times" w:hAnsi="Times"/>
              </w:rPr>
            </w:pPr>
            <w:r>
              <w:rPr>
                <w:rFonts w:ascii="Times" w:hAnsi="Times"/>
                <w:sz w:val="28"/>
                <w:szCs w:val="28"/>
              </w:rPr>
              <w:t>Индекс РТС</w:t>
            </w:r>
          </w:p>
        </w:tc>
        <w:tc>
          <w:tcPr>
            <w:tcW w:w="1794" w:type="dxa"/>
          </w:tcPr>
          <w:p w:rsidR="00732BB8" w:rsidRDefault="00732BB8" w:rsidP="00C60CA7">
            <w:pPr>
              <w:spacing w:line="360" w:lineRule="auto"/>
              <w:jc w:val="both"/>
              <w:rPr>
                <w:rFonts w:ascii="Times" w:hAnsi="Times"/>
              </w:rPr>
            </w:pPr>
            <w:r>
              <w:rPr>
                <w:rFonts w:ascii="Times" w:hAnsi="Times"/>
                <w:sz w:val="28"/>
                <w:szCs w:val="28"/>
              </w:rPr>
              <w:t>Сбербанк</w:t>
            </w:r>
          </w:p>
        </w:tc>
        <w:tc>
          <w:tcPr>
            <w:tcW w:w="1794" w:type="dxa"/>
          </w:tcPr>
          <w:p w:rsidR="00732BB8" w:rsidRDefault="00732BB8" w:rsidP="00C60CA7">
            <w:pPr>
              <w:spacing w:line="360" w:lineRule="auto"/>
              <w:jc w:val="both"/>
              <w:rPr>
                <w:rFonts w:ascii="Times" w:hAnsi="Times"/>
              </w:rPr>
            </w:pPr>
            <w:r>
              <w:rPr>
                <w:rFonts w:ascii="Times" w:hAnsi="Times"/>
                <w:sz w:val="28"/>
                <w:szCs w:val="28"/>
              </w:rPr>
              <w:t xml:space="preserve">РТС - </w:t>
            </w:r>
            <w:r>
              <w:rPr>
                <w:rFonts w:ascii="Times" w:hAnsi="Times"/>
                <w:sz w:val="28"/>
                <w:szCs w:val="28"/>
                <w:lang w:val="en-US"/>
              </w:rPr>
              <w:t>GBM</w:t>
            </w:r>
          </w:p>
        </w:tc>
        <w:tc>
          <w:tcPr>
            <w:tcW w:w="1763" w:type="dxa"/>
          </w:tcPr>
          <w:p w:rsidR="00732BB8" w:rsidRDefault="00732BB8" w:rsidP="00C60CA7">
            <w:pPr>
              <w:spacing w:line="360" w:lineRule="auto"/>
              <w:jc w:val="both"/>
              <w:rPr>
                <w:rFonts w:ascii="Times" w:hAnsi="Times"/>
              </w:rPr>
            </w:pPr>
            <w:r>
              <w:rPr>
                <w:rFonts w:ascii="Times" w:hAnsi="Times"/>
                <w:sz w:val="28"/>
                <w:szCs w:val="28"/>
              </w:rPr>
              <w:t>Сбербанк</w:t>
            </w:r>
            <w:r>
              <w:rPr>
                <w:rFonts w:ascii="Times" w:hAnsi="Times"/>
                <w:sz w:val="28"/>
                <w:szCs w:val="28"/>
                <w:lang w:val="en-US"/>
              </w:rPr>
              <w:t xml:space="preserve"> - GBM</w:t>
            </w:r>
          </w:p>
        </w:tc>
      </w:tr>
      <w:tr w:rsidR="000D7B8C" w:rsidTr="009473F7">
        <w:trPr>
          <w:trHeight w:val="413"/>
        </w:trPr>
        <w:tc>
          <w:tcPr>
            <w:tcW w:w="2442" w:type="dxa"/>
          </w:tcPr>
          <w:p w:rsidR="000D7B8C" w:rsidRPr="009473F7" w:rsidRDefault="000D7B8C" w:rsidP="000D7B8C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</w:rPr>
            </w:pPr>
            <w:r w:rsidRPr="009473F7">
              <w:rPr>
                <w:rFonts w:ascii="Times" w:hAnsi="Times"/>
                <w:sz w:val="28"/>
                <w:szCs w:val="28"/>
              </w:rPr>
              <w:t>СЗ промежуток 1</w:t>
            </w:r>
          </w:p>
        </w:tc>
        <w:tc>
          <w:tcPr>
            <w:tcW w:w="1546" w:type="dxa"/>
          </w:tcPr>
          <w:p w:rsidR="000D7B8C" w:rsidRPr="009473F7" w:rsidRDefault="000D7B8C" w:rsidP="000D7B8C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</w:rPr>
            </w:pPr>
            <w:r w:rsidRPr="009473F7">
              <w:rPr>
                <w:rFonts w:ascii="Times" w:hAnsi="Times"/>
                <w:sz w:val="28"/>
                <w:szCs w:val="28"/>
              </w:rPr>
              <w:t>113954.0</w:t>
            </w:r>
          </w:p>
        </w:tc>
        <w:tc>
          <w:tcPr>
            <w:tcW w:w="1794" w:type="dxa"/>
          </w:tcPr>
          <w:p w:rsidR="000D7B8C" w:rsidRPr="009473F7" w:rsidRDefault="000D7B8C" w:rsidP="000D7B8C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</w:rPr>
            </w:pPr>
            <w:r w:rsidRPr="009473F7">
              <w:rPr>
                <w:rFonts w:ascii="Times" w:hAnsi="Times"/>
                <w:sz w:val="28"/>
                <w:szCs w:val="28"/>
              </w:rPr>
              <w:t>167.8990</w:t>
            </w:r>
          </w:p>
        </w:tc>
        <w:tc>
          <w:tcPr>
            <w:tcW w:w="1794" w:type="dxa"/>
          </w:tcPr>
          <w:p w:rsidR="000D7B8C" w:rsidRPr="009473F7" w:rsidRDefault="000D7B8C" w:rsidP="000D7B8C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  <w:lang w:val="en-US"/>
              </w:rPr>
            </w:pPr>
            <w:r w:rsidRPr="009473F7">
              <w:rPr>
                <w:rFonts w:ascii="Times" w:hAnsi="Times"/>
                <w:sz w:val="28"/>
                <w:szCs w:val="28"/>
              </w:rPr>
              <w:t>1139</w:t>
            </w:r>
            <w:r w:rsidRPr="009473F7">
              <w:rPr>
                <w:rFonts w:ascii="Times" w:hAnsi="Times"/>
                <w:sz w:val="28"/>
                <w:szCs w:val="28"/>
                <w:lang w:val="en-US"/>
              </w:rPr>
              <w:t>74</w:t>
            </w:r>
            <w:r w:rsidRPr="009473F7">
              <w:rPr>
                <w:rFonts w:ascii="Times" w:hAnsi="Times"/>
                <w:sz w:val="28"/>
                <w:szCs w:val="28"/>
              </w:rPr>
              <w:t>.</w:t>
            </w:r>
            <w:r w:rsidRPr="009473F7">
              <w:rPr>
                <w:rFonts w:ascii="Times" w:hAnsi="Times"/>
                <w:sz w:val="28"/>
                <w:szCs w:val="28"/>
                <w:lang w:val="en-US"/>
              </w:rPr>
              <w:t>1</w:t>
            </w:r>
          </w:p>
        </w:tc>
        <w:tc>
          <w:tcPr>
            <w:tcW w:w="1763" w:type="dxa"/>
          </w:tcPr>
          <w:p w:rsidR="000D7B8C" w:rsidRPr="009473F7" w:rsidRDefault="000D7B8C" w:rsidP="000D7B8C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</w:rPr>
            </w:pPr>
            <w:r w:rsidRPr="009473F7">
              <w:rPr>
                <w:rFonts w:ascii="Times" w:hAnsi="Times"/>
                <w:sz w:val="28"/>
                <w:szCs w:val="28"/>
              </w:rPr>
              <w:t>1</w:t>
            </w:r>
            <w:r w:rsidRPr="009473F7">
              <w:rPr>
                <w:rFonts w:ascii="Times" w:hAnsi="Times"/>
                <w:sz w:val="28"/>
                <w:szCs w:val="28"/>
                <w:lang w:val="en-US"/>
              </w:rPr>
              <w:t>71</w:t>
            </w:r>
            <w:r w:rsidRPr="009473F7">
              <w:rPr>
                <w:rFonts w:ascii="Times" w:hAnsi="Times"/>
                <w:sz w:val="28"/>
                <w:szCs w:val="28"/>
              </w:rPr>
              <w:t>.</w:t>
            </w:r>
            <w:r w:rsidRPr="009473F7">
              <w:rPr>
                <w:rFonts w:ascii="Times" w:hAnsi="Times"/>
                <w:sz w:val="28"/>
                <w:szCs w:val="28"/>
                <w:lang w:val="en-US"/>
              </w:rPr>
              <w:t>4532</w:t>
            </w:r>
            <w:r w:rsidRPr="009473F7">
              <w:rPr>
                <w:rFonts w:ascii="Times" w:hAnsi="Times"/>
                <w:sz w:val="28"/>
                <w:szCs w:val="28"/>
              </w:rPr>
              <w:t>0</w:t>
            </w:r>
          </w:p>
        </w:tc>
      </w:tr>
      <w:tr w:rsidR="000D7B8C" w:rsidTr="009473F7">
        <w:trPr>
          <w:trHeight w:val="425"/>
        </w:trPr>
        <w:tc>
          <w:tcPr>
            <w:tcW w:w="2442" w:type="dxa"/>
          </w:tcPr>
          <w:p w:rsidR="000D7B8C" w:rsidRPr="009473F7" w:rsidRDefault="000D7B8C" w:rsidP="000D7B8C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</w:rPr>
            </w:pPr>
            <w:r w:rsidRPr="009473F7">
              <w:rPr>
                <w:rFonts w:ascii="Times" w:hAnsi="Times"/>
                <w:sz w:val="28"/>
                <w:szCs w:val="28"/>
              </w:rPr>
              <w:t>СЗ промежуток 2</w:t>
            </w:r>
          </w:p>
        </w:tc>
        <w:tc>
          <w:tcPr>
            <w:tcW w:w="1546" w:type="dxa"/>
          </w:tcPr>
          <w:p w:rsidR="000D7B8C" w:rsidRPr="009473F7" w:rsidRDefault="000D7B8C" w:rsidP="000D7B8C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</w:rPr>
            </w:pPr>
            <w:r w:rsidRPr="009473F7">
              <w:rPr>
                <w:rFonts w:ascii="Times" w:hAnsi="Times"/>
                <w:sz w:val="28"/>
                <w:szCs w:val="28"/>
              </w:rPr>
              <w:t>105368.8</w:t>
            </w:r>
          </w:p>
        </w:tc>
        <w:tc>
          <w:tcPr>
            <w:tcW w:w="1794" w:type="dxa"/>
          </w:tcPr>
          <w:p w:rsidR="000D7B8C" w:rsidRPr="009473F7" w:rsidRDefault="000D7B8C" w:rsidP="000D7B8C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</w:rPr>
            </w:pPr>
            <w:r w:rsidRPr="009473F7">
              <w:rPr>
                <w:rFonts w:ascii="Times" w:hAnsi="Times"/>
                <w:sz w:val="28"/>
                <w:szCs w:val="28"/>
              </w:rPr>
              <w:t>157.28855</w:t>
            </w:r>
          </w:p>
        </w:tc>
        <w:tc>
          <w:tcPr>
            <w:tcW w:w="1794" w:type="dxa"/>
          </w:tcPr>
          <w:p w:rsidR="000D7B8C" w:rsidRPr="009473F7" w:rsidRDefault="000D7B8C" w:rsidP="000D7B8C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  <w:lang w:val="en-US"/>
              </w:rPr>
            </w:pPr>
            <w:r w:rsidRPr="009473F7">
              <w:rPr>
                <w:rFonts w:ascii="Times" w:hAnsi="Times"/>
                <w:sz w:val="28"/>
                <w:szCs w:val="28"/>
              </w:rPr>
              <w:t>1053</w:t>
            </w:r>
            <w:r w:rsidRPr="009473F7">
              <w:rPr>
                <w:rFonts w:ascii="Times" w:hAnsi="Times"/>
                <w:sz w:val="28"/>
                <w:szCs w:val="28"/>
                <w:lang w:val="en-US"/>
              </w:rPr>
              <w:t>70</w:t>
            </w:r>
            <w:r w:rsidRPr="009473F7">
              <w:rPr>
                <w:rFonts w:ascii="Times" w:hAnsi="Times"/>
                <w:sz w:val="28"/>
                <w:szCs w:val="28"/>
              </w:rPr>
              <w:t>.</w:t>
            </w:r>
            <w:r w:rsidRPr="009473F7">
              <w:rPr>
                <w:rFonts w:ascii="Times" w:hAnsi="Times"/>
                <w:sz w:val="28"/>
                <w:szCs w:val="28"/>
                <w:lang w:val="en-US"/>
              </w:rPr>
              <w:t>2</w:t>
            </w:r>
          </w:p>
        </w:tc>
        <w:tc>
          <w:tcPr>
            <w:tcW w:w="1763" w:type="dxa"/>
          </w:tcPr>
          <w:p w:rsidR="000D7B8C" w:rsidRPr="009473F7" w:rsidRDefault="000D7B8C" w:rsidP="000D7B8C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  <w:lang w:val="en-US"/>
              </w:rPr>
            </w:pPr>
            <w:r w:rsidRPr="009473F7">
              <w:rPr>
                <w:rFonts w:ascii="Times" w:hAnsi="Times"/>
                <w:sz w:val="28"/>
                <w:szCs w:val="28"/>
              </w:rPr>
              <w:t>169.</w:t>
            </w:r>
            <w:r w:rsidRPr="009473F7">
              <w:rPr>
                <w:rFonts w:ascii="Times" w:hAnsi="Times"/>
                <w:sz w:val="28"/>
                <w:szCs w:val="28"/>
                <w:lang w:val="en-US"/>
              </w:rPr>
              <w:t>34526</w:t>
            </w:r>
          </w:p>
        </w:tc>
      </w:tr>
      <w:tr w:rsidR="000D7B8C" w:rsidTr="009473F7">
        <w:trPr>
          <w:trHeight w:val="413"/>
        </w:trPr>
        <w:tc>
          <w:tcPr>
            <w:tcW w:w="2442" w:type="dxa"/>
          </w:tcPr>
          <w:p w:rsidR="000D7B8C" w:rsidRPr="009473F7" w:rsidRDefault="000D7B8C" w:rsidP="000D7B8C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</w:rPr>
            </w:pPr>
            <w:r w:rsidRPr="009473F7">
              <w:rPr>
                <w:rFonts w:ascii="Times" w:hAnsi="Times"/>
                <w:sz w:val="28"/>
                <w:szCs w:val="28"/>
              </w:rPr>
              <w:t>СЗ промежуток 3</w:t>
            </w:r>
          </w:p>
        </w:tc>
        <w:tc>
          <w:tcPr>
            <w:tcW w:w="1546" w:type="dxa"/>
          </w:tcPr>
          <w:p w:rsidR="000D7B8C" w:rsidRPr="009473F7" w:rsidRDefault="000D7B8C" w:rsidP="000D7B8C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</w:rPr>
            </w:pPr>
            <w:r w:rsidRPr="009473F7">
              <w:rPr>
                <w:rFonts w:ascii="Times" w:hAnsi="Times"/>
                <w:sz w:val="28"/>
                <w:szCs w:val="28"/>
              </w:rPr>
              <w:t>108618.9</w:t>
            </w:r>
          </w:p>
        </w:tc>
        <w:tc>
          <w:tcPr>
            <w:tcW w:w="1794" w:type="dxa"/>
          </w:tcPr>
          <w:p w:rsidR="000D7B8C" w:rsidRPr="009473F7" w:rsidRDefault="000D7B8C" w:rsidP="000D7B8C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</w:rPr>
            </w:pPr>
            <w:r w:rsidRPr="009473F7">
              <w:rPr>
                <w:rFonts w:ascii="Times" w:hAnsi="Times"/>
                <w:sz w:val="28"/>
                <w:szCs w:val="28"/>
              </w:rPr>
              <w:t>183.31368</w:t>
            </w:r>
          </w:p>
        </w:tc>
        <w:tc>
          <w:tcPr>
            <w:tcW w:w="1794" w:type="dxa"/>
          </w:tcPr>
          <w:p w:rsidR="000D7B8C" w:rsidRPr="009473F7" w:rsidRDefault="000D7B8C" w:rsidP="000D7B8C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  <w:lang w:val="en-US"/>
              </w:rPr>
            </w:pPr>
            <w:r w:rsidRPr="009473F7">
              <w:rPr>
                <w:rFonts w:ascii="Times" w:hAnsi="Times"/>
                <w:sz w:val="28"/>
                <w:szCs w:val="28"/>
              </w:rPr>
              <w:t>108</w:t>
            </w:r>
            <w:r w:rsidRPr="009473F7">
              <w:rPr>
                <w:rFonts w:ascii="Times" w:hAnsi="Times"/>
                <w:sz w:val="28"/>
                <w:szCs w:val="28"/>
                <w:lang w:val="en-US"/>
              </w:rPr>
              <w:t>623</w:t>
            </w:r>
            <w:r w:rsidRPr="009473F7">
              <w:rPr>
                <w:rFonts w:ascii="Times" w:hAnsi="Times"/>
                <w:sz w:val="28"/>
                <w:szCs w:val="28"/>
              </w:rPr>
              <w:t>.</w:t>
            </w:r>
            <w:r w:rsidRPr="009473F7">
              <w:rPr>
                <w:rFonts w:ascii="Times" w:hAnsi="Times"/>
                <w:sz w:val="28"/>
                <w:szCs w:val="28"/>
                <w:lang w:val="en-US"/>
              </w:rPr>
              <w:t>8</w:t>
            </w:r>
          </w:p>
        </w:tc>
        <w:tc>
          <w:tcPr>
            <w:tcW w:w="1763" w:type="dxa"/>
          </w:tcPr>
          <w:p w:rsidR="000D7B8C" w:rsidRPr="009473F7" w:rsidRDefault="000D7B8C" w:rsidP="000D7B8C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  <w:lang w:val="en-US"/>
              </w:rPr>
            </w:pPr>
            <w:r w:rsidRPr="009473F7">
              <w:rPr>
                <w:rFonts w:ascii="Times" w:hAnsi="Times"/>
                <w:sz w:val="28"/>
                <w:szCs w:val="28"/>
              </w:rPr>
              <w:t>1</w:t>
            </w:r>
            <w:r w:rsidRPr="009473F7">
              <w:rPr>
                <w:rFonts w:ascii="Times" w:hAnsi="Times"/>
                <w:sz w:val="28"/>
                <w:szCs w:val="28"/>
                <w:lang w:val="en-US"/>
              </w:rPr>
              <w:t>79</w:t>
            </w:r>
            <w:r w:rsidRPr="009473F7">
              <w:rPr>
                <w:rFonts w:ascii="Times" w:hAnsi="Times"/>
                <w:sz w:val="28"/>
                <w:szCs w:val="28"/>
              </w:rPr>
              <w:t>.</w:t>
            </w:r>
            <w:r w:rsidRPr="009473F7">
              <w:rPr>
                <w:rFonts w:ascii="Times" w:hAnsi="Times"/>
                <w:sz w:val="28"/>
                <w:szCs w:val="28"/>
                <w:lang w:val="en-US"/>
              </w:rPr>
              <w:t>43248</w:t>
            </w:r>
          </w:p>
        </w:tc>
      </w:tr>
      <w:tr w:rsidR="000D7B8C" w:rsidTr="009473F7">
        <w:trPr>
          <w:trHeight w:val="425"/>
        </w:trPr>
        <w:tc>
          <w:tcPr>
            <w:tcW w:w="2442" w:type="dxa"/>
          </w:tcPr>
          <w:p w:rsidR="000D7B8C" w:rsidRPr="009473F7" w:rsidRDefault="000D7B8C" w:rsidP="000D7B8C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</w:rPr>
            </w:pPr>
            <w:r w:rsidRPr="009473F7">
              <w:rPr>
                <w:rFonts w:ascii="Times" w:hAnsi="Times"/>
                <w:sz w:val="28"/>
                <w:szCs w:val="28"/>
              </w:rPr>
              <w:t>СЗ промежуток 4</w:t>
            </w:r>
          </w:p>
        </w:tc>
        <w:tc>
          <w:tcPr>
            <w:tcW w:w="1546" w:type="dxa"/>
          </w:tcPr>
          <w:p w:rsidR="000D7B8C" w:rsidRPr="009473F7" w:rsidRDefault="000D7B8C" w:rsidP="000D7B8C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</w:rPr>
            </w:pPr>
            <w:r w:rsidRPr="009473F7">
              <w:rPr>
                <w:rFonts w:ascii="Times" w:hAnsi="Times"/>
                <w:sz w:val="28"/>
                <w:szCs w:val="28"/>
              </w:rPr>
              <w:t>119055.8</w:t>
            </w:r>
          </w:p>
        </w:tc>
        <w:tc>
          <w:tcPr>
            <w:tcW w:w="1794" w:type="dxa"/>
          </w:tcPr>
          <w:p w:rsidR="000D7B8C" w:rsidRPr="009473F7" w:rsidRDefault="000D7B8C" w:rsidP="000D7B8C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</w:rPr>
            </w:pPr>
            <w:r w:rsidRPr="009473F7">
              <w:rPr>
                <w:rFonts w:ascii="Times" w:hAnsi="Times"/>
                <w:sz w:val="28"/>
                <w:szCs w:val="28"/>
              </w:rPr>
              <w:t>236.94671</w:t>
            </w:r>
          </w:p>
        </w:tc>
        <w:tc>
          <w:tcPr>
            <w:tcW w:w="1794" w:type="dxa"/>
          </w:tcPr>
          <w:p w:rsidR="000D7B8C" w:rsidRPr="009473F7" w:rsidRDefault="000D7B8C" w:rsidP="000D7B8C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  <w:lang w:val="en-US"/>
              </w:rPr>
            </w:pPr>
            <w:r w:rsidRPr="009473F7">
              <w:rPr>
                <w:rFonts w:ascii="Times" w:hAnsi="Times"/>
                <w:sz w:val="28"/>
                <w:szCs w:val="28"/>
              </w:rPr>
              <w:t>1190</w:t>
            </w:r>
            <w:r w:rsidRPr="009473F7">
              <w:rPr>
                <w:rFonts w:ascii="Times" w:hAnsi="Times"/>
                <w:sz w:val="28"/>
                <w:szCs w:val="28"/>
                <w:lang w:val="en-US"/>
              </w:rPr>
              <w:t>24</w:t>
            </w:r>
            <w:r w:rsidRPr="009473F7">
              <w:rPr>
                <w:rFonts w:ascii="Times" w:hAnsi="Times"/>
                <w:sz w:val="28"/>
                <w:szCs w:val="28"/>
              </w:rPr>
              <w:t>.</w:t>
            </w:r>
            <w:r w:rsidRPr="009473F7">
              <w:rPr>
                <w:rFonts w:ascii="Times" w:hAnsi="Times"/>
                <w:sz w:val="28"/>
                <w:szCs w:val="28"/>
                <w:lang w:val="en-US"/>
              </w:rPr>
              <w:t>6</w:t>
            </w:r>
          </w:p>
        </w:tc>
        <w:tc>
          <w:tcPr>
            <w:tcW w:w="1763" w:type="dxa"/>
          </w:tcPr>
          <w:p w:rsidR="000D7B8C" w:rsidRPr="009473F7" w:rsidRDefault="000D7B8C" w:rsidP="000D7B8C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  <w:lang w:val="en-US"/>
              </w:rPr>
            </w:pPr>
            <w:r w:rsidRPr="009473F7">
              <w:rPr>
                <w:rFonts w:ascii="Times" w:hAnsi="Times"/>
                <w:sz w:val="28"/>
                <w:szCs w:val="28"/>
              </w:rPr>
              <w:t>2</w:t>
            </w:r>
            <w:r w:rsidRPr="009473F7">
              <w:rPr>
                <w:rFonts w:ascii="Times" w:hAnsi="Times"/>
                <w:sz w:val="28"/>
                <w:szCs w:val="28"/>
                <w:lang w:val="en-US"/>
              </w:rPr>
              <w:t>20</w:t>
            </w:r>
            <w:r w:rsidRPr="009473F7">
              <w:rPr>
                <w:rFonts w:ascii="Times" w:hAnsi="Times"/>
                <w:sz w:val="28"/>
                <w:szCs w:val="28"/>
              </w:rPr>
              <w:t>.</w:t>
            </w:r>
            <w:r w:rsidRPr="009473F7">
              <w:rPr>
                <w:rFonts w:ascii="Times" w:hAnsi="Times"/>
                <w:sz w:val="28"/>
                <w:szCs w:val="28"/>
                <w:lang w:val="en-US"/>
              </w:rPr>
              <w:t>85782</w:t>
            </w:r>
          </w:p>
        </w:tc>
      </w:tr>
      <w:tr w:rsidR="000D7B8C" w:rsidTr="009473F7">
        <w:trPr>
          <w:trHeight w:val="425"/>
        </w:trPr>
        <w:tc>
          <w:tcPr>
            <w:tcW w:w="2442" w:type="dxa"/>
          </w:tcPr>
          <w:p w:rsidR="000D7B8C" w:rsidRPr="009473F7" w:rsidRDefault="000D7B8C" w:rsidP="000D7B8C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</w:rPr>
            </w:pPr>
            <w:r w:rsidRPr="009473F7">
              <w:rPr>
                <w:rFonts w:ascii="Times" w:hAnsi="Times"/>
                <w:sz w:val="28"/>
                <w:szCs w:val="28"/>
              </w:rPr>
              <w:t>СЗ промежуток 5</w:t>
            </w:r>
          </w:p>
        </w:tc>
        <w:tc>
          <w:tcPr>
            <w:tcW w:w="1546" w:type="dxa"/>
          </w:tcPr>
          <w:p w:rsidR="000D7B8C" w:rsidRPr="009473F7" w:rsidRDefault="000D7B8C" w:rsidP="000D7B8C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</w:rPr>
            </w:pPr>
            <w:r w:rsidRPr="009473F7">
              <w:rPr>
                <w:rFonts w:ascii="Times" w:hAnsi="Times"/>
                <w:sz w:val="28"/>
                <w:szCs w:val="28"/>
              </w:rPr>
              <w:t>120183.3</w:t>
            </w:r>
          </w:p>
        </w:tc>
        <w:tc>
          <w:tcPr>
            <w:tcW w:w="1794" w:type="dxa"/>
          </w:tcPr>
          <w:p w:rsidR="000D7B8C" w:rsidRPr="009473F7" w:rsidRDefault="000D7B8C" w:rsidP="000D7B8C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</w:rPr>
            </w:pPr>
            <w:r w:rsidRPr="009473F7">
              <w:rPr>
                <w:rFonts w:ascii="Times" w:hAnsi="Times"/>
                <w:sz w:val="28"/>
                <w:szCs w:val="28"/>
              </w:rPr>
              <w:t>237.24881</w:t>
            </w:r>
          </w:p>
        </w:tc>
        <w:tc>
          <w:tcPr>
            <w:tcW w:w="1794" w:type="dxa"/>
          </w:tcPr>
          <w:p w:rsidR="000D7B8C" w:rsidRPr="009473F7" w:rsidRDefault="000D7B8C" w:rsidP="000D7B8C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  <w:lang w:val="en-US"/>
              </w:rPr>
            </w:pPr>
            <w:r w:rsidRPr="009473F7">
              <w:rPr>
                <w:rFonts w:ascii="Times" w:hAnsi="Times"/>
                <w:sz w:val="28"/>
                <w:szCs w:val="28"/>
              </w:rPr>
              <w:t>12018</w:t>
            </w:r>
            <w:r w:rsidRPr="009473F7">
              <w:rPr>
                <w:rFonts w:ascii="Times" w:hAnsi="Times"/>
                <w:sz w:val="28"/>
                <w:szCs w:val="28"/>
                <w:lang w:val="en-US"/>
              </w:rPr>
              <w:t>0</w:t>
            </w:r>
            <w:r w:rsidRPr="009473F7">
              <w:rPr>
                <w:rFonts w:ascii="Times" w:hAnsi="Times"/>
                <w:sz w:val="28"/>
                <w:szCs w:val="28"/>
              </w:rPr>
              <w:t>.</w:t>
            </w:r>
            <w:r w:rsidRPr="009473F7">
              <w:rPr>
                <w:rFonts w:ascii="Times" w:hAnsi="Times"/>
                <w:sz w:val="28"/>
                <w:szCs w:val="28"/>
                <w:lang w:val="en-US"/>
              </w:rPr>
              <w:t>1</w:t>
            </w:r>
          </w:p>
        </w:tc>
        <w:tc>
          <w:tcPr>
            <w:tcW w:w="1763" w:type="dxa"/>
          </w:tcPr>
          <w:p w:rsidR="000D7B8C" w:rsidRPr="009473F7" w:rsidRDefault="000D7B8C" w:rsidP="000D7B8C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  <w:lang w:val="en-US"/>
              </w:rPr>
            </w:pPr>
            <w:r w:rsidRPr="009473F7">
              <w:rPr>
                <w:rFonts w:ascii="Times" w:hAnsi="Times"/>
                <w:sz w:val="28"/>
                <w:szCs w:val="28"/>
              </w:rPr>
              <w:t>2</w:t>
            </w:r>
            <w:r w:rsidRPr="009473F7">
              <w:rPr>
                <w:rFonts w:ascii="Times" w:hAnsi="Times"/>
                <w:sz w:val="28"/>
                <w:szCs w:val="28"/>
                <w:lang w:val="en-US"/>
              </w:rPr>
              <w:t>42</w:t>
            </w:r>
            <w:r w:rsidRPr="009473F7">
              <w:rPr>
                <w:rFonts w:ascii="Times" w:hAnsi="Times"/>
                <w:sz w:val="28"/>
                <w:szCs w:val="28"/>
              </w:rPr>
              <w:t>.</w:t>
            </w:r>
            <w:r w:rsidRPr="009473F7">
              <w:rPr>
                <w:rFonts w:ascii="Times" w:hAnsi="Times"/>
                <w:sz w:val="28"/>
                <w:szCs w:val="28"/>
                <w:lang w:val="en-US"/>
              </w:rPr>
              <w:t>23486</w:t>
            </w:r>
          </w:p>
        </w:tc>
      </w:tr>
      <w:tr w:rsidR="000D7B8C" w:rsidTr="009473F7">
        <w:trPr>
          <w:trHeight w:val="413"/>
        </w:trPr>
        <w:tc>
          <w:tcPr>
            <w:tcW w:w="2442" w:type="dxa"/>
          </w:tcPr>
          <w:p w:rsidR="000D7B8C" w:rsidRPr="009473F7" w:rsidRDefault="000D7B8C" w:rsidP="000D7B8C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</w:rPr>
            </w:pPr>
            <w:r w:rsidRPr="009473F7">
              <w:rPr>
                <w:rFonts w:ascii="Times" w:hAnsi="Times"/>
                <w:sz w:val="28"/>
                <w:szCs w:val="28"/>
              </w:rPr>
              <w:t>СЗ промежуток 6</w:t>
            </w:r>
          </w:p>
        </w:tc>
        <w:tc>
          <w:tcPr>
            <w:tcW w:w="1546" w:type="dxa"/>
          </w:tcPr>
          <w:p w:rsidR="000D7B8C" w:rsidRPr="009473F7" w:rsidRDefault="000D7B8C" w:rsidP="000D7B8C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</w:rPr>
            </w:pPr>
            <w:r w:rsidRPr="009473F7">
              <w:rPr>
                <w:rFonts w:ascii="Times" w:hAnsi="Times"/>
                <w:sz w:val="28"/>
                <w:szCs w:val="28"/>
              </w:rPr>
              <w:t>110949.0</w:t>
            </w:r>
          </w:p>
        </w:tc>
        <w:tc>
          <w:tcPr>
            <w:tcW w:w="1794" w:type="dxa"/>
          </w:tcPr>
          <w:p w:rsidR="000D7B8C" w:rsidRPr="009473F7" w:rsidRDefault="000D7B8C" w:rsidP="000D7B8C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</w:rPr>
            </w:pPr>
            <w:r w:rsidRPr="009473F7">
              <w:rPr>
                <w:rFonts w:ascii="Times" w:hAnsi="Times"/>
                <w:sz w:val="28"/>
                <w:szCs w:val="28"/>
              </w:rPr>
              <w:t>200.52157</w:t>
            </w:r>
          </w:p>
        </w:tc>
        <w:tc>
          <w:tcPr>
            <w:tcW w:w="1794" w:type="dxa"/>
          </w:tcPr>
          <w:p w:rsidR="000D7B8C" w:rsidRPr="009473F7" w:rsidRDefault="000D7B8C" w:rsidP="000D7B8C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  <w:lang w:val="en-US"/>
              </w:rPr>
            </w:pPr>
            <w:r w:rsidRPr="009473F7">
              <w:rPr>
                <w:rFonts w:ascii="Times" w:hAnsi="Times"/>
                <w:sz w:val="28"/>
                <w:szCs w:val="28"/>
              </w:rPr>
              <w:t>11094</w:t>
            </w:r>
            <w:r w:rsidRPr="009473F7">
              <w:rPr>
                <w:rFonts w:ascii="Times" w:hAnsi="Times"/>
                <w:sz w:val="28"/>
                <w:szCs w:val="28"/>
                <w:lang w:val="en-US"/>
              </w:rPr>
              <w:t>3</w:t>
            </w:r>
            <w:r w:rsidRPr="009473F7">
              <w:rPr>
                <w:rFonts w:ascii="Times" w:hAnsi="Times"/>
                <w:sz w:val="28"/>
                <w:szCs w:val="28"/>
              </w:rPr>
              <w:t>.</w:t>
            </w:r>
            <w:r w:rsidRPr="009473F7">
              <w:rPr>
                <w:rFonts w:ascii="Times" w:hAnsi="Times"/>
                <w:sz w:val="28"/>
                <w:szCs w:val="28"/>
                <w:lang w:val="en-US"/>
              </w:rPr>
              <w:t>2</w:t>
            </w:r>
          </w:p>
        </w:tc>
        <w:tc>
          <w:tcPr>
            <w:tcW w:w="1763" w:type="dxa"/>
          </w:tcPr>
          <w:p w:rsidR="000D7B8C" w:rsidRPr="009473F7" w:rsidRDefault="000D7B8C" w:rsidP="000D7B8C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  <w:lang w:val="en-US"/>
              </w:rPr>
            </w:pPr>
            <w:r w:rsidRPr="009473F7">
              <w:rPr>
                <w:rFonts w:ascii="Times" w:hAnsi="Times"/>
                <w:sz w:val="28"/>
                <w:szCs w:val="28"/>
              </w:rPr>
              <w:t>2</w:t>
            </w:r>
            <w:r w:rsidRPr="009473F7">
              <w:rPr>
                <w:rFonts w:ascii="Times" w:hAnsi="Times"/>
                <w:sz w:val="28"/>
                <w:szCs w:val="28"/>
                <w:lang w:val="en-US"/>
              </w:rPr>
              <w:t>21</w:t>
            </w:r>
            <w:r w:rsidRPr="009473F7">
              <w:rPr>
                <w:rFonts w:ascii="Times" w:hAnsi="Times"/>
                <w:sz w:val="28"/>
                <w:szCs w:val="28"/>
              </w:rPr>
              <w:t>.</w:t>
            </w:r>
            <w:r w:rsidRPr="009473F7">
              <w:rPr>
                <w:rFonts w:ascii="Times" w:hAnsi="Times"/>
                <w:sz w:val="28"/>
                <w:szCs w:val="28"/>
                <w:lang w:val="en-US"/>
              </w:rPr>
              <w:t>54363</w:t>
            </w:r>
          </w:p>
        </w:tc>
      </w:tr>
      <w:tr w:rsidR="000D7B8C" w:rsidTr="009473F7">
        <w:trPr>
          <w:trHeight w:val="425"/>
        </w:trPr>
        <w:tc>
          <w:tcPr>
            <w:tcW w:w="2442" w:type="dxa"/>
          </w:tcPr>
          <w:p w:rsidR="000D7B8C" w:rsidRPr="009473F7" w:rsidRDefault="000D7B8C" w:rsidP="000D7B8C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</w:rPr>
            </w:pPr>
            <w:r w:rsidRPr="009473F7">
              <w:rPr>
                <w:rFonts w:ascii="Times" w:hAnsi="Times"/>
                <w:sz w:val="28"/>
                <w:szCs w:val="28"/>
              </w:rPr>
              <w:t>СЗ промежуток 7</w:t>
            </w:r>
          </w:p>
        </w:tc>
        <w:tc>
          <w:tcPr>
            <w:tcW w:w="1546" w:type="dxa"/>
          </w:tcPr>
          <w:p w:rsidR="000D7B8C" w:rsidRPr="009473F7" w:rsidRDefault="000D7B8C" w:rsidP="000D7B8C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</w:rPr>
            </w:pPr>
            <w:r w:rsidRPr="009473F7">
              <w:rPr>
                <w:rFonts w:ascii="Times" w:hAnsi="Times"/>
                <w:sz w:val="28"/>
                <w:szCs w:val="28"/>
              </w:rPr>
              <w:t>112548.9</w:t>
            </w:r>
          </w:p>
        </w:tc>
        <w:tc>
          <w:tcPr>
            <w:tcW w:w="1794" w:type="dxa"/>
          </w:tcPr>
          <w:p w:rsidR="000D7B8C" w:rsidRPr="009473F7" w:rsidRDefault="000D7B8C" w:rsidP="000D7B8C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</w:rPr>
            </w:pPr>
            <w:r w:rsidRPr="009473F7">
              <w:rPr>
                <w:rFonts w:ascii="Times" w:hAnsi="Times"/>
                <w:sz w:val="28"/>
                <w:szCs w:val="28"/>
              </w:rPr>
              <w:t>192.33815</w:t>
            </w:r>
          </w:p>
        </w:tc>
        <w:tc>
          <w:tcPr>
            <w:tcW w:w="1794" w:type="dxa"/>
          </w:tcPr>
          <w:p w:rsidR="000D7B8C" w:rsidRPr="009473F7" w:rsidRDefault="000D7B8C" w:rsidP="000D7B8C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  <w:lang w:val="en-US"/>
              </w:rPr>
            </w:pPr>
            <w:r w:rsidRPr="009473F7">
              <w:rPr>
                <w:rFonts w:ascii="Times" w:hAnsi="Times"/>
                <w:sz w:val="28"/>
                <w:szCs w:val="28"/>
              </w:rPr>
              <w:t>1125</w:t>
            </w:r>
            <w:r w:rsidRPr="009473F7">
              <w:rPr>
                <w:rFonts w:ascii="Times" w:hAnsi="Times"/>
                <w:sz w:val="28"/>
                <w:szCs w:val="28"/>
                <w:lang w:val="en-US"/>
              </w:rPr>
              <w:t>80</w:t>
            </w:r>
            <w:r w:rsidRPr="009473F7">
              <w:rPr>
                <w:rFonts w:ascii="Times" w:hAnsi="Times"/>
                <w:sz w:val="28"/>
                <w:szCs w:val="28"/>
              </w:rPr>
              <w:t>.</w:t>
            </w:r>
            <w:r w:rsidRPr="009473F7">
              <w:rPr>
                <w:rFonts w:ascii="Times" w:hAnsi="Times"/>
                <w:sz w:val="28"/>
                <w:szCs w:val="28"/>
                <w:lang w:val="en-US"/>
              </w:rPr>
              <w:t>4</w:t>
            </w:r>
          </w:p>
        </w:tc>
        <w:tc>
          <w:tcPr>
            <w:tcW w:w="1763" w:type="dxa"/>
          </w:tcPr>
          <w:p w:rsidR="000D7B8C" w:rsidRPr="009473F7" w:rsidRDefault="000D7B8C" w:rsidP="000D7B8C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  <w:lang w:val="en-US"/>
              </w:rPr>
            </w:pPr>
            <w:r w:rsidRPr="009473F7">
              <w:rPr>
                <w:rFonts w:ascii="Times" w:hAnsi="Times"/>
                <w:sz w:val="28"/>
                <w:szCs w:val="28"/>
              </w:rPr>
              <w:t>19</w:t>
            </w:r>
            <w:r w:rsidRPr="009473F7">
              <w:rPr>
                <w:rFonts w:ascii="Times" w:hAnsi="Times"/>
                <w:sz w:val="28"/>
                <w:szCs w:val="28"/>
                <w:lang w:val="en-US"/>
              </w:rPr>
              <w:t>9</w:t>
            </w:r>
            <w:r w:rsidRPr="009473F7">
              <w:rPr>
                <w:rFonts w:ascii="Times" w:hAnsi="Times"/>
                <w:sz w:val="28"/>
                <w:szCs w:val="28"/>
              </w:rPr>
              <w:t>.</w:t>
            </w:r>
            <w:r w:rsidRPr="009473F7">
              <w:rPr>
                <w:rFonts w:ascii="Times" w:hAnsi="Times"/>
                <w:sz w:val="28"/>
                <w:szCs w:val="28"/>
                <w:lang w:val="en-US"/>
              </w:rPr>
              <w:t>65435</w:t>
            </w:r>
          </w:p>
        </w:tc>
      </w:tr>
      <w:tr w:rsidR="000D7B8C" w:rsidTr="009473F7">
        <w:trPr>
          <w:trHeight w:val="425"/>
        </w:trPr>
        <w:tc>
          <w:tcPr>
            <w:tcW w:w="2442" w:type="dxa"/>
          </w:tcPr>
          <w:p w:rsidR="000D7B8C" w:rsidRPr="009473F7" w:rsidRDefault="000D7B8C" w:rsidP="000D7B8C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</w:rPr>
            </w:pPr>
            <w:r w:rsidRPr="009473F7">
              <w:rPr>
                <w:rFonts w:ascii="Times" w:hAnsi="Times"/>
                <w:sz w:val="28"/>
                <w:szCs w:val="28"/>
              </w:rPr>
              <w:t>СЗ промежуток 8</w:t>
            </w:r>
          </w:p>
        </w:tc>
        <w:tc>
          <w:tcPr>
            <w:tcW w:w="1546" w:type="dxa"/>
          </w:tcPr>
          <w:p w:rsidR="000D7B8C" w:rsidRPr="009473F7" w:rsidRDefault="000D7B8C" w:rsidP="000D7B8C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</w:rPr>
            </w:pPr>
            <w:r w:rsidRPr="009473F7">
              <w:rPr>
                <w:rFonts w:ascii="Times" w:hAnsi="Times"/>
                <w:sz w:val="28"/>
                <w:szCs w:val="28"/>
              </w:rPr>
              <w:t>119721.4</w:t>
            </w:r>
          </w:p>
        </w:tc>
        <w:tc>
          <w:tcPr>
            <w:tcW w:w="1794" w:type="dxa"/>
          </w:tcPr>
          <w:p w:rsidR="000D7B8C" w:rsidRPr="009473F7" w:rsidRDefault="000D7B8C" w:rsidP="000D7B8C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</w:rPr>
            </w:pPr>
            <w:r w:rsidRPr="009473F7">
              <w:rPr>
                <w:rFonts w:ascii="Times" w:hAnsi="Times"/>
                <w:sz w:val="28"/>
                <w:szCs w:val="28"/>
              </w:rPr>
              <w:t>216.98184</w:t>
            </w:r>
          </w:p>
        </w:tc>
        <w:tc>
          <w:tcPr>
            <w:tcW w:w="1794" w:type="dxa"/>
          </w:tcPr>
          <w:p w:rsidR="000D7B8C" w:rsidRPr="009473F7" w:rsidRDefault="000D7B8C" w:rsidP="000D7B8C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</w:rPr>
            </w:pPr>
            <w:r w:rsidRPr="009473F7">
              <w:rPr>
                <w:rFonts w:ascii="Times" w:hAnsi="Times"/>
                <w:sz w:val="28"/>
                <w:szCs w:val="28"/>
              </w:rPr>
              <w:t>1197</w:t>
            </w:r>
            <w:r w:rsidRPr="009473F7">
              <w:rPr>
                <w:rFonts w:ascii="Times" w:hAnsi="Times"/>
                <w:sz w:val="28"/>
                <w:szCs w:val="28"/>
                <w:lang w:val="en-US"/>
              </w:rPr>
              <w:t>80</w:t>
            </w:r>
            <w:r w:rsidRPr="009473F7">
              <w:rPr>
                <w:rFonts w:ascii="Times" w:hAnsi="Times"/>
                <w:sz w:val="28"/>
                <w:szCs w:val="28"/>
              </w:rPr>
              <w:t>.4</w:t>
            </w:r>
          </w:p>
        </w:tc>
        <w:tc>
          <w:tcPr>
            <w:tcW w:w="1763" w:type="dxa"/>
          </w:tcPr>
          <w:p w:rsidR="000D7B8C" w:rsidRPr="009473F7" w:rsidRDefault="000D7B8C" w:rsidP="000D7B8C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  <w:lang w:val="en-US"/>
              </w:rPr>
            </w:pPr>
            <w:r w:rsidRPr="009473F7">
              <w:rPr>
                <w:rFonts w:ascii="Times" w:hAnsi="Times"/>
                <w:sz w:val="28"/>
                <w:szCs w:val="28"/>
              </w:rPr>
              <w:t>2</w:t>
            </w:r>
            <w:r w:rsidRPr="009473F7">
              <w:rPr>
                <w:rFonts w:ascii="Times" w:hAnsi="Times"/>
                <w:sz w:val="28"/>
                <w:szCs w:val="28"/>
                <w:lang w:val="en-US"/>
              </w:rPr>
              <w:t>34</w:t>
            </w:r>
            <w:r w:rsidRPr="009473F7">
              <w:rPr>
                <w:rFonts w:ascii="Times" w:hAnsi="Times"/>
                <w:sz w:val="28"/>
                <w:szCs w:val="28"/>
              </w:rPr>
              <w:t>.</w:t>
            </w:r>
            <w:r w:rsidRPr="009473F7">
              <w:rPr>
                <w:rFonts w:ascii="Times" w:hAnsi="Times"/>
                <w:sz w:val="28"/>
                <w:szCs w:val="28"/>
                <w:lang w:val="en-US"/>
              </w:rPr>
              <w:t>54323</w:t>
            </w:r>
          </w:p>
        </w:tc>
      </w:tr>
      <w:tr w:rsidR="000D7B8C" w:rsidTr="009473F7">
        <w:trPr>
          <w:trHeight w:val="425"/>
        </w:trPr>
        <w:tc>
          <w:tcPr>
            <w:tcW w:w="2442" w:type="dxa"/>
          </w:tcPr>
          <w:p w:rsidR="000D7B8C" w:rsidRPr="009473F7" w:rsidRDefault="000D7B8C" w:rsidP="000D7B8C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</w:rPr>
            </w:pPr>
            <w:r w:rsidRPr="009473F7">
              <w:rPr>
                <w:rFonts w:ascii="Times" w:hAnsi="Times"/>
                <w:sz w:val="28"/>
                <w:szCs w:val="28"/>
              </w:rPr>
              <w:t>СЗ промежуток 9</w:t>
            </w:r>
          </w:p>
        </w:tc>
        <w:tc>
          <w:tcPr>
            <w:tcW w:w="1546" w:type="dxa"/>
          </w:tcPr>
          <w:p w:rsidR="000D7B8C" w:rsidRPr="009473F7" w:rsidRDefault="000D7B8C" w:rsidP="000D7B8C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</w:rPr>
            </w:pPr>
            <w:r w:rsidRPr="009473F7">
              <w:rPr>
                <w:rFonts w:ascii="Times" w:hAnsi="Times"/>
                <w:sz w:val="28"/>
                <w:szCs w:val="28"/>
              </w:rPr>
              <w:t>130399.0</w:t>
            </w:r>
          </w:p>
        </w:tc>
        <w:tc>
          <w:tcPr>
            <w:tcW w:w="1794" w:type="dxa"/>
          </w:tcPr>
          <w:p w:rsidR="000D7B8C" w:rsidRPr="009473F7" w:rsidRDefault="000D7B8C" w:rsidP="000D7B8C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</w:rPr>
            </w:pPr>
            <w:r w:rsidRPr="009473F7">
              <w:rPr>
                <w:rFonts w:ascii="Times" w:hAnsi="Times"/>
                <w:sz w:val="28"/>
                <w:szCs w:val="28"/>
              </w:rPr>
              <w:t>232.69657</w:t>
            </w:r>
          </w:p>
        </w:tc>
        <w:tc>
          <w:tcPr>
            <w:tcW w:w="1794" w:type="dxa"/>
          </w:tcPr>
          <w:p w:rsidR="000D7B8C" w:rsidRPr="009473F7" w:rsidRDefault="000D7B8C" w:rsidP="000D7B8C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</w:rPr>
            </w:pPr>
            <w:r w:rsidRPr="009473F7">
              <w:rPr>
                <w:rFonts w:ascii="Times" w:hAnsi="Times"/>
                <w:sz w:val="28"/>
                <w:szCs w:val="28"/>
              </w:rPr>
              <w:t>1303</w:t>
            </w:r>
            <w:r w:rsidRPr="009473F7">
              <w:rPr>
                <w:rFonts w:ascii="Times" w:hAnsi="Times"/>
                <w:sz w:val="28"/>
                <w:szCs w:val="28"/>
                <w:lang w:val="en-US"/>
              </w:rPr>
              <w:t>40</w:t>
            </w:r>
            <w:r w:rsidRPr="009473F7">
              <w:rPr>
                <w:rFonts w:ascii="Times" w:hAnsi="Times"/>
                <w:sz w:val="28"/>
                <w:szCs w:val="28"/>
              </w:rPr>
              <w:t>.0</w:t>
            </w:r>
          </w:p>
        </w:tc>
        <w:tc>
          <w:tcPr>
            <w:tcW w:w="1763" w:type="dxa"/>
          </w:tcPr>
          <w:p w:rsidR="000D7B8C" w:rsidRPr="009473F7" w:rsidRDefault="000D7B8C" w:rsidP="000D7B8C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  <w:lang w:val="en-US"/>
              </w:rPr>
            </w:pPr>
            <w:r w:rsidRPr="009473F7">
              <w:rPr>
                <w:rFonts w:ascii="Times" w:hAnsi="Times"/>
                <w:sz w:val="28"/>
                <w:szCs w:val="28"/>
              </w:rPr>
              <w:t>23</w:t>
            </w:r>
            <w:r w:rsidRPr="009473F7">
              <w:rPr>
                <w:rFonts w:ascii="Times" w:hAnsi="Times"/>
                <w:sz w:val="28"/>
                <w:szCs w:val="28"/>
                <w:lang w:val="en-US"/>
              </w:rPr>
              <w:t>6.65423</w:t>
            </w:r>
          </w:p>
        </w:tc>
      </w:tr>
      <w:tr w:rsidR="000D7B8C" w:rsidTr="009473F7">
        <w:trPr>
          <w:trHeight w:val="425"/>
        </w:trPr>
        <w:tc>
          <w:tcPr>
            <w:tcW w:w="2442" w:type="dxa"/>
          </w:tcPr>
          <w:p w:rsidR="000D7B8C" w:rsidRPr="009473F7" w:rsidRDefault="000D7B8C" w:rsidP="000D7B8C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</w:rPr>
            </w:pPr>
            <w:r w:rsidRPr="009473F7">
              <w:rPr>
                <w:rFonts w:ascii="Times" w:hAnsi="Times"/>
                <w:sz w:val="28"/>
                <w:szCs w:val="28"/>
              </w:rPr>
              <w:t>СЗ промежуток 10</w:t>
            </w:r>
          </w:p>
        </w:tc>
        <w:tc>
          <w:tcPr>
            <w:tcW w:w="1546" w:type="dxa"/>
          </w:tcPr>
          <w:p w:rsidR="000D7B8C" w:rsidRPr="009473F7" w:rsidRDefault="000D7B8C" w:rsidP="000D7B8C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  <w:lang w:val="en-US"/>
              </w:rPr>
            </w:pPr>
            <w:r w:rsidRPr="009473F7">
              <w:rPr>
                <w:rFonts w:ascii="Times" w:hAnsi="Times"/>
                <w:sz w:val="28"/>
                <w:szCs w:val="28"/>
              </w:rPr>
              <w:t>135704.0</w:t>
            </w:r>
          </w:p>
        </w:tc>
        <w:tc>
          <w:tcPr>
            <w:tcW w:w="1794" w:type="dxa"/>
          </w:tcPr>
          <w:p w:rsidR="000D7B8C" w:rsidRPr="009473F7" w:rsidRDefault="000D7B8C" w:rsidP="000D7B8C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</w:rPr>
            </w:pPr>
            <w:r w:rsidRPr="009473F7">
              <w:rPr>
                <w:rFonts w:ascii="Times" w:hAnsi="Times"/>
                <w:sz w:val="28"/>
                <w:szCs w:val="28"/>
              </w:rPr>
              <w:t>232.825394</w:t>
            </w:r>
          </w:p>
        </w:tc>
        <w:tc>
          <w:tcPr>
            <w:tcW w:w="1794" w:type="dxa"/>
          </w:tcPr>
          <w:p w:rsidR="000D7B8C" w:rsidRPr="009473F7" w:rsidRDefault="000D7B8C" w:rsidP="000D7B8C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  <w:lang w:val="en-US"/>
              </w:rPr>
            </w:pPr>
            <w:r w:rsidRPr="009473F7">
              <w:rPr>
                <w:rFonts w:ascii="Times" w:hAnsi="Times"/>
                <w:sz w:val="28"/>
                <w:szCs w:val="28"/>
              </w:rPr>
              <w:t>1357</w:t>
            </w:r>
            <w:r w:rsidRPr="009473F7">
              <w:rPr>
                <w:rFonts w:ascii="Times" w:hAnsi="Times"/>
                <w:sz w:val="28"/>
                <w:szCs w:val="28"/>
                <w:lang w:val="en-US"/>
              </w:rPr>
              <w:t>32</w:t>
            </w:r>
            <w:r w:rsidRPr="009473F7">
              <w:rPr>
                <w:rFonts w:ascii="Times" w:hAnsi="Times"/>
                <w:sz w:val="28"/>
                <w:szCs w:val="28"/>
              </w:rPr>
              <w:t>.0</w:t>
            </w:r>
          </w:p>
        </w:tc>
        <w:tc>
          <w:tcPr>
            <w:tcW w:w="1763" w:type="dxa"/>
          </w:tcPr>
          <w:p w:rsidR="000D7B8C" w:rsidRPr="009473F7" w:rsidRDefault="000D7B8C" w:rsidP="000D7B8C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  <w:lang w:val="en-US"/>
              </w:rPr>
            </w:pPr>
            <w:r w:rsidRPr="009473F7">
              <w:rPr>
                <w:rFonts w:ascii="Times" w:hAnsi="Times"/>
                <w:sz w:val="28"/>
                <w:szCs w:val="28"/>
              </w:rPr>
              <w:t>23</w:t>
            </w:r>
            <w:r w:rsidRPr="009473F7">
              <w:rPr>
                <w:rFonts w:ascii="Times" w:hAnsi="Times"/>
                <w:sz w:val="28"/>
                <w:szCs w:val="28"/>
                <w:lang w:val="en-US"/>
              </w:rPr>
              <w:t>5</w:t>
            </w:r>
            <w:r w:rsidRPr="009473F7">
              <w:rPr>
                <w:rFonts w:ascii="Times" w:hAnsi="Times"/>
                <w:sz w:val="28"/>
                <w:szCs w:val="28"/>
              </w:rPr>
              <w:t>.8</w:t>
            </w:r>
            <w:r w:rsidRPr="009473F7">
              <w:rPr>
                <w:rFonts w:ascii="Times" w:hAnsi="Times"/>
                <w:sz w:val="28"/>
                <w:szCs w:val="28"/>
                <w:lang w:val="en-US"/>
              </w:rPr>
              <w:t>2432</w:t>
            </w:r>
          </w:p>
        </w:tc>
      </w:tr>
      <w:tr w:rsidR="000D7B8C" w:rsidTr="009473F7">
        <w:trPr>
          <w:trHeight w:val="425"/>
        </w:trPr>
        <w:tc>
          <w:tcPr>
            <w:tcW w:w="2442" w:type="dxa"/>
          </w:tcPr>
          <w:p w:rsidR="000D7B8C" w:rsidRPr="009473F7" w:rsidRDefault="000D7B8C" w:rsidP="000D7B8C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</w:rPr>
            </w:pPr>
            <w:r w:rsidRPr="009473F7">
              <w:rPr>
                <w:rFonts w:ascii="Times" w:hAnsi="Times"/>
                <w:sz w:val="28"/>
                <w:szCs w:val="28"/>
              </w:rPr>
              <w:lastRenderedPageBreak/>
              <w:t>Д промежуток 1</w:t>
            </w:r>
          </w:p>
        </w:tc>
        <w:tc>
          <w:tcPr>
            <w:tcW w:w="1546" w:type="dxa"/>
          </w:tcPr>
          <w:p w:rsidR="000D7B8C" w:rsidRPr="009473F7" w:rsidRDefault="000D7B8C" w:rsidP="000D7B8C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</w:rPr>
            </w:pPr>
            <w:r w:rsidRPr="009473F7">
              <w:rPr>
                <w:rFonts w:ascii="Times" w:hAnsi="Times"/>
                <w:sz w:val="28"/>
                <w:szCs w:val="28"/>
              </w:rPr>
              <w:t>11060608.0</w:t>
            </w:r>
          </w:p>
        </w:tc>
        <w:tc>
          <w:tcPr>
            <w:tcW w:w="1794" w:type="dxa"/>
          </w:tcPr>
          <w:p w:rsidR="000D7B8C" w:rsidRPr="009473F7" w:rsidRDefault="000D7B8C" w:rsidP="000D7B8C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</w:rPr>
            </w:pPr>
            <w:r w:rsidRPr="009473F7">
              <w:rPr>
                <w:rFonts w:ascii="Times" w:hAnsi="Times"/>
                <w:sz w:val="28"/>
                <w:szCs w:val="28"/>
              </w:rPr>
              <w:t>31.81099</w:t>
            </w:r>
          </w:p>
        </w:tc>
        <w:tc>
          <w:tcPr>
            <w:tcW w:w="1794" w:type="dxa"/>
          </w:tcPr>
          <w:p w:rsidR="000D7B8C" w:rsidRPr="009473F7" w:rsidRDefault="000D7B8C" w:rsidP="000D7B8C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</w:rPr>
            </w:pPr>
            <w:r w:rsidRPr="009473F7">
              <w:rPr>
                <w:rFonts w:ascii="Times" w:hAnsi="Times"/>
                <w:sz w:val="28"/>
                <w:szCs w:val="28"/>
              </w:rPr>
              <w:t>110606</w:t>
            </w:r>
            <w:r w:rsidRPr="009473F7">
              <w:rPr>
                <w:rFonts w:ascii="Times" w:hAnsi="Times"/>
                <w:sz w:val="28"/>
                <w:szCs w:val="28"/>
                <w:lang w:val="en-US"/>
              </w:rPr>
              <w:t>25</w:t>
            </w:r>
            <w:r w:rsidRPr="009473F7">
              <w:rPr>
                <w:rFonts w:ascii="Times" w:hAnsi="Times"/>
                <w:sz w:val="28"/>
                <w:szCs w:val="28"/>
              </w:rPr>
              <w:t>.0</w:t>
            </w:r>
          </w:p>
        </w:tc>
        <w:tc>
          <w:tcPr>
            <w:tcW w:w="1763" w:type="dxa"/>
          </w:tcPr>
          <w:p w:rsidR="000D7B8C" w:rsidRPr="009473F7" w:rsidRDefault="000D7B8C" w:rsidP="000D7B8C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  <w:lang w:val="en-US"/>
              </w:rPr>
            </w:pPr>
            <w:r w:rsidRPr="009473F7">
              <w:rPr>
                <w:rFonts w:ascii="Times" w:hAnsi="Times"/>
                <w:sz w:val="28"/>
                <w:szCs w:val="28"/>
                <w:lang w:val="en-US"/>
              </w:rPr>
              <w:t>41</w:t>
            </w:r>
            <w:r w:rsidRPr="009473F7">
              <w:rPr>
                <w:rFonts w:ascii="Times" w:hAnsi="Times"/>
                <w:sz w:val="28"/>
                <w:szCs w:val="28"/>
              </w:rPr>
              <w:t>.81</w:t>
            </w:r>
            <w:r w:rsidRPr="009473F7">
              <w:rPr>
                <w:rFonts w:ascii="Times" w:hAnsi="Times"/>
                <w:sz w:val="28"/>
                <w:szCs w:val="28"/>
                <w:lang w:val="en-US"/>
              </w:rPr>
              <w:t>4352</w:t>
            </w:r>
          </w:p>
        </w:tc>
      </w:tr>
      <w:tr w:rsidR="000D7B8C" w:rsidTr="009473F7">
        <w:trPr>
          <w:trHeight w:val="425"/>
        </w:trPr>
        <w:tc>
          <w:tcPr>
            <w:tcW w:w="2442" w:type="dxa"/>
          </w:tcPr>
          <w:p w:rsidR="000D7B8C" w:rsidRPr="009473F7" w:rsidRDefault="000D7B8C" w:rsidP="000D7B8C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</w:rPr>
            </w:pPr>
            <w:r w:rsidRPr="009473F7">
              <w:rPr>
                <w:rFonts w:ascii="Times" w:hAnsi="Times"/>
                <w:sz w:val="28"/>
                <w:szCs w:val="28"/>
              </w:rPr>
              <w:t>Д промежуток 2</w:t>
            </w:r>
          </w:p>
        </w:tc>
        <w:tc>
          <w:tcPr>
            <w:tcW w:w="1546" w:type="dxa"/>
          </w:tcPr>
          <w:p w:rsidR="000D7B8C" w:rsidRPr="009473F7" w:rsidRDefault="000D7B8C" w:rsidP="000D7B8C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</w:rPr>
            </w:pPr>
            <w:r w:rsidRPr="009473F7">
              <w:rPr>
                <w:rFonts w:ascii="Times" w:hAnsi="Times"/>
                <w:sz w:val="28"/>
                <w:szCs w:val="28"/>
              </w:rPr>
              <w:t>29479045.2</w:t>
            </w:r>
          </w:p>
        </w:tc>
        <w:tc>
          <w:tcPr>
            <w:tcW w:w="1794" w:type="dxa"/>
          </w:tcPr>
          <w:p w:rsidR="000D7B8C" w:rsidRPr="009473F7" w:rsidRDefault="000D7B8C" w:rsidP="000D7B8C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</w:rPr>
            </w:pPr>
            <w:r w:rsidRPr="009473F7">
              <w:rPr>
                <w:rFonts w:ascii="Times" w:hAnsi="Times"/>
                <w:sz w:val="28"/>
                <w:szCs w:val="28"/>
              </w:rPr>
              <w:t>76.554278</w:t>
            </w:r>
          </w:p>
        </w:tc>
        <w:tc>
          <w:tcPr>
            <w:tcW w:w="1794" w:type="dxa"/>
          </w:tcPr>
          <w:p w:rsidR="000D7B8C" w:rsidRPr="009473F7" w:rsidRDefault="000D7B8C" w:rsidP="000D7B8C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  <w:lang w:val="en-US"/>
              </w:rPr>
            </w:pPr>
            <w:r w:rsidRPr="009473F7">
              <w:rPr>
                <w:rFonts w:ascii="Times" w:hAnsi="Times"/>
                <w:sz w:val="28"/>
                <w:szCs w:val="28"/>
              </w:rPr>
              <w:t>29479</w:t>
            </w:r>
            <w:r w:rsidRPr="009473F7">
              <w:rPr>
                <w:rFonts w:ascii="Times" w:hAnsi="Times"/>
                <w:sz w:val="28"/>
                <w:szCs w:val="28"/>
                <w:lang w:val="en-US"/>
              </w:rPr>
              <w:t>234</w:t>
            </w:r>
            <w:r w:rsidRPr="009473F7">
              <w:rPr>
                <w:rFonts w:ascii="Times" w:hAnsi="Times"/>
                <w:sz w:val="28"/>
                <w:szCs w:val="28"/>
              </w:rPr>
              <w:t>.</w:t>
            </w:r>
            <w:r w:rsidRPr="009473F7">
              <w:rPr>
                <w:rFonts w:ascii="Times" w:hAnsi="Times"/>
                <w:sz w:val="28"/>
                <w:szCs w:val="28"/>
                <w:lang w:val="en-US"/>
              </w:rPr>
              <w:t>1</w:t>
            </w:r>
          </w:p>
        </w:tc>
        <w:tc>
          <w:tcPr>
            <w:tcW w:w="1763" w:type="dxa"/>
          </w:tcPr>
          <w:p w:rsidR="000D7B8C" w:rsidRPr="009473F7" w:rsidRDefault="000D7B8C" w:rsidP="000D7B8C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  <w:lang w:val="en-US"/>
              </w:rPr>
            </w:pPr>
            <w:r w:rsidRPr="009473F7">
              <w:rPr>
                <w:rFonts w:ascii="Times" w:hAnsi="Times"/>
                <w:sz w:val="28"/>
                <w:szCs w:val="28"/>
                <w:lang w:val="en-US"/>
              </w:rPr>
              <w:t>100</w:t>
            </w:r>
            <w:r w:rsidRPr="009473F7">
              <w:rPr>
                <w:rFonts w:ascii="Times" w:hAnsi="Times"/>
                <w:sz w:val="28"/>
                <w:szCs w:val="28"/>
              </w:rPr>
              <w:t>.53443</w:t>
            </w:r>
          </w:p>
        </w:tc>
      </w:tr>
      <w:tr w:rsidR="000D7B8C" w:rsidTr="009473F7">
        <w:trPr>
          <w:trHeight w:val="425"/>
        </w:trPr>
        <w:tc>
          <w:tcPr>
            <w:tcW w:w="2442" w:type="dxa"/>
          </w:tcPr>
          <w:p w:rsidR="000D7B8C" w:rsidRPr="009473F7" w:rsidRDefault="000D7B8C" w:rsidP="000D7B8C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</w:rPr>
            </w:pPr>
            <w:r w:rsidRPr="009473F7">
              <w:rPr>
                <w:rFonts w:ascii="Times" w:hAnsi="Times"/>
                <w:sz w:val="28"/>
                <w:szCs w:val="28"/>
              </w:rPr>
              <w:t>Д промежуток 3</w:t>
            </w:r>
          </w:p>
        </w:tc>
        <w:tc>
          <w:tcPr>
            <w:tcW w:w="1546" w:type="dxa"/>
          </w:tcPr>
          <w:p w:rsidR="000D7B8C" w:rsidRPr="009473F7" w:rsidRDefault="000D7B8C" w:rsidP="000D7B8C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</w:rPr>
            </w:pPr>
            <w:r w:rsidRPr="009473F7">
              <w:rPr>
                <w:rFonts w:ascii="Times" w:hAnsi="Times"/>
                <w:sz w:val="28"/>
                <w:szCs w:val="28"/>
              </w:rPr>
              <w:t>22957572.1</w:t>
            </w:r>
          </w:p>
        </w:tc>
        <w:tc>
          <w:tcPr>
            <w:tcW w:w="1794" w:type="dxa"/>
          </w:tcPr>
          <w:p w:rsidR="000D7B8C" w:rsidRPr="009473F7" w:rsidRDefault="000D7B8C" w:rsidP="000D7B8C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</w:rPr>
            </w:pPr>
            <w:r w:rsidRPr="009473F7">
              <w:rPr>
                <w:rFonts w:ascii="Times" w:hAnsi="Times"/>
                <w:sz w:val="28"/>
                <w:szCs w:val="28"/>
              </w:rPr>
              <w:t>122.7568</w:t>
            </w:r>
          </w:p>
        </w:tc>
        <w:tc>
          <w:tcPr>
            <w:tcW w:w="1794" w:type="dxa"/>
          </w:tcPr>
          <w:p w:rsidR="000D7B8C" w:rsidRPr="009473F7" w:rsidRDefault="000D7B8C" w:rsidP="000D7B8C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</w:rPr>
            </w:pPr>
            <w:r w:rsidRPr="009473F7">
              <w:rPr>
                <w:rFonts w:ascii="Times" w:hAnsi="Times"/>
                <w:sz w:val="28"/>
                <w:szCs w:val="28"/>
              </w:rPr>
              <w:t>22957</w:t>
            </w:r>
            <w:r w:rsidRPr="009473F7">
              <w:rPr>
                <w:rFonts w:ascii="Times" w:hAnsi="Times"/>
                <w:sz w:val="28"/>
                <w:szCs w:val="28"/>
                <w:lang w:val="en-US"/>
              </w:rPr>
              <w:t>967</w:t>
            </w:r>
            <w:r w:rsidRPr="009473F7">
              <w:rPr>
                <w:rFonts w:ascii="Times" w:hAnsi="Times"/>
                <w:sz w:val="28"/>
                <w:szCs w:val="28"/>
              </w:rPr>
              <w:t>.1</w:t>
            </w:r>
          </w:p>
        </w:tc>
        <w:tc>
          <w:tcPr>
            <w:tcW w:w="1763" w:type="dxa"/>
          </w:tcPr>
          <w:p w:rsidR="000D7B8C" w:rsidRPr="009473F7" w:rsidRDefault="000D7B8C" w:rsidP="000D7B8C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  <w:lang w:val="en-US"/>
              </w:rPr>
            </w:pPr>
            <w:r w:rsidRPr="009473F7">
              <w:rPr>
                <w:rFonts w:ascii="Times" w:hAnsi="Times"/>
                <w:sz w:val="28"/>
                <w:szCs w:val="28"/>
              </w:rPr>
              <w:t>1</w:t>
            </w:r>
            <w:r w:rsidRPr="009473F7">
              <w:rPr>
                <w:rFonts w:ascii="Times" w:hAnsi="Times"/>
                <w:sz w:val="28"/>
                <w:szCs w:val="28"/>
                <w:lang w:val="en-US"/>
              </w:rPr>
              <w:t>43</w:t>
            </w:r>
            <w:r w:rsidRPr="009473F7">
              <w:rPr>
                <w:rFonts w:ascii="Times" w:hAnsi="Times"/>
                <w:sz w:val="28"/>
                <w:szCs w:val="28"/>
              </w:rPr>
              <w:t>.</w:t>
            </w:r>
            <w:r w:rsidRPr="009473F7">
              <w:rPr>
                <w:rFonts w:ascii="Times" w:hAnsi="Times"/>
                <w:sz w:val="28"/>
                <w:szCs w:val="28"/>
                <w:lang w:val="en-US"/>
              </w:rPr>
              <w:t>45</w:t>
            </w:r>
            <w:r w:rsidRPr="009473F7">
              <w:rPr>
                <w:rFonts w:ascii="Times" w:hAnsi="Times"/>
                <w:sz w:val="28"/>
                <w:szCs w:val="28"/>
              </w:rPr>
              <w:t>8</w:t>
            </w:r>
            <w:r w:rsidRPr="009473F7">
              <w:rPr>
                <w:rFonts w:ascii="Times" w:hAnsi="Times"/>
                <w:sz w:val="28"/>
                <w:szCs w:val="28"/>
                <w:lang w:val="en-US"/>
              </w:rPr>
              <w:t>43</w:t>
            </w:r>
          </w:p>
        </w:tc>
      </w:tr>
      <w:tr w:rsidR="000D7B8C" w:rsidTr="009473F7">
        <w:trPr>
          <w:trHeight w:val="425"/>
        </w:trPr>
        <w:tc>
          <w:tcPr>
            <w:tcW w:w="2442" w:type="dxa"/>
          </w:tcPr>
          <w:p w:rsidR="000D7B8C" w:rsidRPr="009473F7" w:rsidRDefault="000D7B8C" w:rsidP="000D7B8C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</w:rPr>
            </w:pPr>
            <w:r w:rsidRPr="009473F7">
              <w:rPr>
                <w:rFonts w:ascii="Times" w:hAnsi="Times"/>
                <w:sz w:val="28"/>
                <w:szCs w:val="28"/>
              </w:rPr>
              <w:t>Д промежуток 4</w:t>
            </w:r>
          </w:p>
        </w:tc>
        <w:tc>
          <w:tcPr>
            <w:tcW w:w="1546" w:type="dxa"/>
          </w:tcPr>
          <w:p w:rsidR="000D7B8C" w:rsidRPr="009473F7" w:rsidRDefault="000D7B8C" w:rsidP="000D7B8C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</w:rPr>
            </w:pPr>
            <w:r w:rsidRPr="009473F7">
              <w:rPr>
                <w:rFonts w:ascii="Times" w:hAnsi="Times"/>
                <w:sz w:val="28"/>
                <w:szCs w:val="28"/>
              </w:rPr>
              <w:t>39435208.2</w:t>
            </w:r>
          </w:p>
        </w:tc>
        <w:tc>
          <w:tcPr>
            <w:tcW w:w="1794" w:type="dxa"/>
          </w:tcPr>
          <w:p w:rsidR="000D7B8C" w:rsidRPr="009473F7" w:rsidRDefault="000D7B8C" w:rsidP="000D7B8C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</w:rPr>
            </w:pPr>
            <w:r w:rsidRPr="009473F7">
              <w:rPr>
                <w:rFonts w:ascii="Times" w:hAnsi="Times"/>
                <w:sz w:val="28"/>
                <w:szCs w:val="28"/>
              </w:rPr>
              <w:t>296.486090</w:t>
            </w:r>
          </w:p>
        </w:tc>
        <w:tc>
          <w:tcPr>
            <w:tcW w:w="1794" w:type="dxa"/>
          </w:tcPr>
          <w:p w:rsidR="000D7B8C" w:rsidRPr="009473F7" w:rsidRDefault="000D7B8C" w:rsidP="000D7B8C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  <w:lang w:val="en-US"/>
              </w:rPr>
            </w:pPr>
            <w:r w:rsidRPr="009473F7">
              <w:rPr>
                <w:rFonts w:ascii="Times" w:hAnsi="Times"/>
                <w:sz w:val="28"/>
                <w:szCs w:val="28"/>
              </w:rPr>
              <w:t>39435</w:t>
            </w:r>
            <w:r w:rsidRPr="009473F7">
              <w:rPr>
                <w:rFonts w:ascii="Times" w:hAnsi="Times"/>
                <w:sz w:val="28"/>
                <w:szCs w:val="28"/>
                <w:lang w:val="en-US"/>
              </w:rPr>
              <w:t>672</w:t>
            </w:r>
            <w:r w:rsidRPr="009473F7">
              <w:rPr>
                <w:rFonts w:ascii="Times" w:hAnsi="Times"/>
                <w:sz w:val="28"/>
                <w:szCs w:val="28"/>
              </w:rPr>
              <w:t>.</w:t>
            </w:r>
            <w:r w:rsidRPr="009473F7">
              <w:rPr>
                <w:rFonts w:ascii="Times" w:hAnsi="Times"/>
                <w:sz w:val="28"/>
                <w:szCs w:val="28"/>
                <w:lang w:val="en-US"/>
              </w:rPr>
              <w:t>5</w:t>
            </w:r>
          </w:p>
        </w:tc>
        <w:tc>
          <w:tcPr>
            <w:tcW w:w="1763" w:type="dxa"/>
          </w:tcPr>
          <w:p w:rsidR="000D7B8C" w:rsidRPr="009473F7" w:rsidRDefault="000D7B8C" w:rsidP="000D7B8C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  <w:lang w:val="en-US"/>
              </w:rPr>
            </w:pPr>
            <w:r w:rsidRPr="009473F7">
              <w:rPr>
                <w:rFonts w:ascii="Times" w:hAnsi="Times"/>
                <w:sz w:val="28"/>
                <w:szCs w:val="28"/>
                <w:lang w:val="en-US"/>
              </w:rPr>
              <w:t>275</w:t>
            </w:r>
            <w:r w:rsidRPr="009473F7">
              <w:rPr>
                <w:rFonts w:ascii="Times" w:hAnsi="Times"/>
                <w:sz w:val="28"/>
                <w:szCs w:val="28"/>
              </w:rPr>
              <w:t>.</w:t>
            </w:r>
            <w:r w:rsidRPr="009473F7">
              <w:rPr>
                <w:rFonts w:ascii="Times" w:hAnsi="Times"/>
                <w:sz w:val="28"/>
                <w:szCs w:val="28"/>
                <w:lang w:val="en-US"/>
              </w:rPr>
              <w:t>53454</w:t>
            </w:r>
          </w:p>
        </w:tc>
      </w:tr>
      <w:tr w:rsidR="000D7B8C" w:rsidTr="009473F7">
        <w:trPr>
          <w:trHeight w:val="425"/>
        </w:trPr>
        <w:tc>
          <w:tcPr>
            <w:tcW w:w="2442" w:type="dxa"/>
          </w:tcPr>
          <w:p w:rsidR="000D7B8C" w:rsidRPr="009473F7" w:rsidRDefault="000D7B8C" w:rsidP="000D7B8C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</w:rPr>
            </w:pPr>
            <w:r w:rsidRPr="009473F7">
              <w:rPr>
                <w:rFonts w:ascii="Times" w:hAnsi="Times"/>
                <w:sz w:val="28"/>
                <w:szCs w:val="28"/>
              </w:rPr>
              <w:t>Д промежуток 5</w:t>
            </w:r>
          </w:p>
        </w:tc>
        <w:tc>
          <w:tcPr>
            <w:tcW w:w="1546" w:type="dxa"/>
          </w:tcPr>
          <w:p w:rsidR="000D7B8C" w:rsidRPr="009473F7" w:rsidRDefault="000D7B8C" w:rsidP="000D7B8C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</w:rPr>
            </w:pPr>
            <w:r w:rsidRPr="009473F7">
              <w:rPr>
                <w:rFonts w:ascii="Times" w:hAnsi="Times"/>
                <w:sz w:val="28"/>
                <w:szCs w:val="28"/>
              </w:rPr>
              <w:t>37360598.2</w:t>
            </w:r>
          </w:p>
        </w:tc>
        <w:tc>
          <w:tcPr>
            <w:tcW w:w="1794" w:type="dxa"/>
          </w:tcPr>
          <w:p w:rsidR="000D7B8C" w:rsidRPr="009473F7" w:rsidRDefault="000D7B8C" w:rsidP="000D7B8C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</w:rPr>
            </w:pPr>
            <w:r w:rsidRPr="009473F7">
              <w:rPr>
                <w:rFonts w:ascii="Times" w:hAnsi="Times"/>
                <w:sz w:val="28"/>
                <w:szCs w:val="28"/>
              </w:rPr>
              <w:t>511.79289</w:t>
            </w:r>
          </w:p>
        </w:tc>
        <w:tc>
          <w:tcPr>
            <w:tcW w:w="1794" w:type="dxa"/>
          </w:tcPr>
          <w:p w:rsidR="000D7B8C" w:rsidRPr="009473F7" w:rsidRDefault="000D7B8C" w:rsidP="000D7B8C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  <w:lang w:val="en-US"/>
              </w:rPr>
            </w:pPr>
            <w:r w:rsidRPr="009473F7">
              <w:rPr>
                <w:rFonts w:ascii="Times" w:hAnsi="Times"/>
                <w:sz w:val="28"/>
                <w:szCs w:val="28"/>
              </w:rPr>
              <w:t>37360</w:t>
            </w:r>
            <w:r w:rsidRPr="009473F7">
              <w:rPr>
                <w:rFonts w:ascii="Times" w:hAnsi="Times"/>
                <w:sz w:val="28"/>
                <w:szCs w:val="28"/>
                <w:lang w:val="en-US"/>
              </w:rPr>
              <w:t>123</w:t>
            </w:r>
            <w:r w:rsidRPr="009473F7">
              <w:rPr>
                <w:rFonts w:ascii="Times" w:hAnsi="Times"/>
                <w:sz w:val="28"/>
                <w:szCs w:val="28"/>
              </w:rPr>
              <w:t>.</w:t>
            </w:r>
            <w:r w:rsidRPr="009473F7">
              <w:rPr>
                <w:rFonts w:ascii="Times" w:hAnsi="Times"/>
                <w:sz w:val="28"/>
                <w:szCs w:val="28"/>
                <w:lang w:val="en-US"/>
              </w:rPr>
              <w:t>7</w:t>
            </w:r>
          </w:p>
        </w:tc>
        <w:tc>
          <w:tcPr>
            <w:tcW w:w="1763" w:type="dxa"/>
          </w:tcPr>
          <w:p w:rsidR="000D7B8C" w:rsidRPr="009473F7" w:rsidRDefault="000D7B8C" w:rsidP="000D7B8C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  <w:lang w:val="en-US"/>
              </w:rPr>
            </w:pPr>
            <w:r w:rsidRPr="009473F7">
              <w:rPr>
                <w:rFonts w:ascii="Times" w:hAnsi="Times"/>
                <w:sz w:val="28"/>
                <w:szCs w:val="28"/>
                <w:lang w:val="en-US"/>
              </w:rPr>
              <w:t>490</w:t>
            </w:r>
            <w:r w:rsidRPr="009473F7">
              <w:rPr>
                <w:rFonts w:ascii="Times" w:hAnsi="Times"/>
                <w:sz w:val="28"/>
                <w:szCs w:val="28"/>
              </w:rPr>
              <w:t>.</w:t>
            </w:r>
            <w:r w:rsidRPr="009473F7">
              <w:rPr>
                <w:rFonts w:ascii="Times" w:hAnsi="Times"/>
                <w:sz w:val="28"/>
                <w:szCs w:val="28"/>
                <w:lang w:val="en-US"/>
              </w:rPr>
              <w:t>53445</w:t>
            </w:r>
          </w:p>
        </w:tc>
      </w:tr>
      <w:tr w:rsidR="000D7B8C" w:rsidTr="009473F7">
        <w:trPr>
          <w:trHeight w:val="425"/>
        </w:trPr>
        <w:tc>
          <w:tcPr>
            <w:tcW w:w="2442" w:type="dxa"/>
          </w:tcPr>
          <w:p w:rsidR="000D7B8C" w:rsidRPr="009473F7" w:rsidRDefault="000D7B8C" w:rsidP="000D7B8C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</w:rPr>
            </w:pPr>
            <w:r w:rsidRPr="009473F7">
              <w:rPr>
                <w:rFonts w:ascii="Times" w:hAnsi="Times"/>
                <w:sz w:val="28"/>
                <w:szCs w:val="28"/>
              </w:rPr>
              <w:t>Д промежуток 6</w:t>
            </w:r>
          </w:p>
        </w:tc>
        <w:tc>
          <w:tcPr>
            <w:tcW w:w="1546" w:type="dxa"/>
          </w:tcPr>
          <w:p w:rsidR="000D7B8C" w:rsidRPr="009473F7" w:rsidRDefault="000D7B8C" w:rsidP="000D7B8C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</w:rPr>
            </w:pPr>
            <w:r w:rsidRPr="009473F7">
              <w:rPr>
                <w:rFonts w:ascii="Times" w:hAnsi="Times"/>
                <w:sz w:val="28"/>
                <w:szCs w:val="28"/>
              </w:rPr>
              <w:t>15978779.1</w:t>
            </w:r>
          </w:p>
        </w:tc>
        <w:tc>
          <w:tcPr>
            <w:tcW w:w="1794" w:type="dxa"/>
          </w:tcPr>
          <w:p w:rsidR="000D7B8C" w:rsidRPr="009473F7" w:rsidRDefault="000D7B8C" w:rsidP="000D7B8C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</w:rPr>
            </w:pPr>
            <w:r w:rsidRPr="009473F7">
              <w:rPr>
                <w:rFonts w:ascii="Times" w:hAnsi="Times"/>
                <w:sz w:val="28"/>
                <w:szCs w:val="28"/>
              </w:rPr>
              <w:t>257.909515</w:t>
            </w:r>
          </w:p>
        </w:tc>
        <w:tc>
          <w:tcPr>
            <w:tcW w:w="1794" w:type="dxa"/>
          </w:tcPr>
          <w:p w:rsidR="000D7B8C" w:rsidRPr="009473F7" w:rsidRDefault="000D7B8C" w:rsidP="000D7B8C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  <w:lang w:val="en-US"/>
              </w:rPr>
            </w:pPr>
            <w:r w:rsidRPr="009473F7">
              <w:rPr>
                <w:rFonts w:ascii="Times" w:hAnsi="Times"/>
                <w:sz w:val="28"/>
                <w:szCs w:val="28"/>
              </w:rPr>
              <w:t>15978</w:t>
            </w:r>
            <w:r w:rsidRPr="009473F7">
              <w:rPr>
                <w:rFonts w:ascii="Times" w:hAnsi="Times"/>
                <w:sz w:val="28"/>
                <w:szCs w:val="28"/>
                <w:lang w:val="en-US"/>
              </w:rPr>
              <w:t>432</w:t>
            </w:r>
            <w:r w:rsidRPr="009473F7">
              <w:rPr>
                <w:rFonts w:ascii="Times" w:hAnsi="Times"/>
                <w:sz w:val="28"/>
                <w:szCs w:val="28"/>
              </w:rPr>
              <w:t>.</w:t>
            </w:r>
            <w:r w:rsidRPr="009473F7">
              <w:rPr>
                <w:rFonts w:ascii="Times" w:hAnsi="Times"/>
                <w:sz w:val="28"/>
                <w:szCs w:val="28"/>
                <w:lang w:val="en-US"/>
              </w:rPr>
              <w:t>2</w:t>
            </w:r>
          </w:p>
        </w:tc>
        <w:tc>
          <w:tcPr>
            <w:tcW w:w="1763" w:type="dxa"/>
          </w:tcPr>
          <w:p w:rsidR="000D7B8C" w:rsidRPr="009473F7" w:rsidRDefault="000D7B8C" w:rsidP="000D7B8C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  <w:lang w:val="en-US"/>
              </w:rPr>
            </w:pPr>
            <w:r w:rsidRPr="009473F7">
              <w:rPr>
                <w:rFonts w:ascii="Times" w:hAnsi="Times"/>
                <w:sz w:val="28"/>
                <w:szCs w:val="28"/>
              </w:rPr>
              <w:t>2</w:t>
            </w:r>
            <w:r w:rsidRPr="009473F7">
              <w:rPr>
                <w:rFonts w:ascii="Times" w:hAnsi="Times"/>
                <w:sz w:val="28"/>
                <w:szCs w:val="28"/>
                <w:lang w:val="en-US"/>
              </w:rPr>
              <w:t>00</w:t>
            </w:r>
            <w:r w:rsidRPr="009473F7">
              <w:rPr>
                <w:rFonts w:ascii="Times" w:hAnsi="Times"/>
                <w:sz w:val="28"/>
                <w:szCs w:val="28"/>
              </w:rPr>
              <w:t>.</w:t>
            </w:r>
            <w:r w:rsidRPr="009473F7">
              <w:rPr>
                <w:rFonts w:ascii="Times" w:hAnsi="Times"/>
                <w:sz w:val="28"/>
                <w:szCs w:val="28"/>
                <w:lang w:val="en-US"/>
              </w:rPr>
              <w:t>66543</w:t>
            </w:r>
          </w:p>
        </w:tc>
      </w:tr>
      <w:tr w:rsidR="000D7B8C" w:rsidTr="009473F7">
        <w:trPr>
          <w:trHeight w:val="425"/>
        </w:trPr>
        <w:tc>
          <w:tcPr>
            <w:tcW w:w="2442" w:type="dxa"/>
          </w:tcPr>
          <w:p w:rsidR="000D7B8C" w:rsidRPr="009473F7" w:rsidRDefault="000D7B8C" w:rsidP="000D7B8C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</w:rPr>
            </w:pPr>
            <w:r w:rsidRPr="009473F7">
              <w:rPr>
                <w:rFonts w:ascii="Times" w:hAnsi="Times"/>
                <w:sz w:val="28"/>
                <w:szCs w:val="28"/>
              </w:rPr>
              <w:t>Д промежуток 7</w:t>
            </w:r>
          </w:p>
        </w:tc>
        <w:tc>
          <w:tcPr>
            <w:tcW w:w="1546" w:type="dxa"/>
          </w:tcPr>
          <w:p w:rsidR="000D7B8C" w:rsidRPr="009473F7" w:rsidRDefault="000D7B8C" w:rsidP="000D7B8C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</w:rPr>
            </w:pPr>
            <w:r w:rsidRPr="009473F7">
              <w:rPr>
                <w:rFonts w:ascii="Times" w:hAnsi="Times"/>
                <w:sz w:val="28"/>
                <w:szCs w:val="28"/>
              </w:rPr>
              <w:t>8672526.8</w:t>
            </w:r>
          </w:p>
        </w:tc>
        <w:tc>
          <w:tcPr>
            <w:tcW w:w="1794" w:type="dxa"/>
          </w:tcPr>
          <w:p w:rsidR="000D7B8C" w:rsidRPr="009473F7" w:rsidRDefault="000D7B8C" w:rsidP="000D7B8C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</w:rPr>
            </w:pPr>
            <w:r w:rsidRPr="009473F7">
              <w:rPr>
                <w:rFonts w:ascii="Times" w:hAnsi="Times"/>
                <w:sz w:val="28"/>
                <w:szCs w:val="28"/>
              </w:rPr>
              <w:t>38.660146</w:t>
            </w:r>
          </w:p>
        </w:tc>
        <w:tc>
          <w:tcPr>
            <w:tcW w:w="1794" w:type="dxa"/>
          </w:tcPr>
          <w:p w:rsidR="000D7B8C" w:rsidRPr="009473F7" w:rsidRDefault="000D7B8C" w:rsidP="000D7B8C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  <w:lang w:val="en-US"/>
              </w:rPr>
            </w:pPr>
            <w:r w:rsidRPr="009473F7">
              <w:rPr>
                <w:rFonts w:ascii="Times" w:hAnsi="Times"/>
                <w:sz w:val="28"/>
                <w:szCs w:val="28"/>
              </w:rPr>
              <w:t>867</w:t>
            </w:r>
            <w:r w:rsidRPr="009473F7">
              <w:rPr>
                <w:rFonts w:ascii="Times" w:hAnsi="Times"/>
                <w:sz w:val="28"/>
                <w:szCs w:val="28"/>
                <w:lang w:val="en-US"/>
              </w:rPr>
              <w:t>2347</w:t>
            </w:r>
            <w:r w:rsidRPr="009473F7">
              <w:rPr>
                <w:rFonts w:ascii="Times" w:hAnsi="Times"/>
                <w:sz w:val="28"/>
                <w:szCs w:val="28"/>
              </w:rPr>
              <w:t>.</w:t>
            </w:r>
            <w:r w:rsidRPr="009473F7">
              <w:rPr>
                <w:rFonts w:ascii="Times" w:hAnsi="Times"/>
                <w:sz w:val="28"/>
                <w:szCs w:val="28"/>
                <w:lang w:val="en-US"/>
              </w:rPr>
              <w:t>2</w:t>
            </w:r>
          </w:p>
        </w:tc>
        <w:tc>
          <w:tcPr>
            <w:tcW w:w="1763" w:type="dxa"/>
          </w:tcPr>
          <w:p w:rsidR="000D7B8C" w:rsidRPr="009473F7" w:rsidRDefault="000D7B8C" w:rsidP="000D7B8C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  <w:lang w:val="en-US"/>
              </w:rPr>
            </w:pPr>
            <w:r w:rsidRPr="009473F7">
              <w:rPr>
                <w:rFonts w:ascii="Times" w:hAnsi="Times"/>
                <w:sz w:val="28"/>
                <w:szCs w:val="28"/>
                <w:lang w:val="en-US"/>
              </w:rPr>
              <w:t>46</w:t>
            </w:r>
            <w:r w:rsidRPr="009473F7">
              <w:rPr>
                <w:rFonts w:ascii="Times" w:hAnsi="Times"/>
                <w:sz w:val="28"/>
                <w:szCs w:val="28"/>
              </w:rPr>
              <w:t>.</w:t>
            </w:r>
            <w:r w:rsidRPr="009473F7">
              <w:rPr>
                <w:rFonts w:ascii="Times" w:hAnsi="Times"/>
                <w:sz w:val="28"/>
                <w:szCs w:val="28"/>
                <w:lang w:val="en-US"/>
              </w:rPr>
              <w:t>435435</w:t>
            </w:r>
          </w:p>
        </w:tc>
      </w:tr>
      <w:tr w:rsidR="000D7B8C" w:rsidTr="009473F7">
        <w:trPr>
          <w:trHeight w:val="425"/>
        </w:trPr>
        <w:tc>
          <w:tcPr>
            <w:tcW w:w="2442" w:type="dxa"/>
          </w:tcPr>
          <w:p w:rsidR="000D7B8C" w:rsidRPr="009473F7" w:rsidRDefault="000D7B8C" w:rsidP="000D7B8C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</w:rPr>
            </w:pPr>
            <w:r w:rsidRPr="009473F7">
              <w:rPr>
                <w:rFonts w:ascii="Times" w:hAnsi="Times"/>
                <w:sz w:val="28"/>
                <w:szCs w:val="28"/>
              </w:rPr>
              <w:t>Д промежуток 8</w:t>
            </w:r>
          </w:p>
        </w:tc>
        <w:tc>
          <w:tcPr>
            <w:tcW w:w="1546" w:type="dxa"/>
          </w:tcPr>
          <w:p w:rsidR="000D7B8C" w:rsidRPr="009473F7" w:rsidRDefault="000D7B8C" w:rsidP="000D7B8C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</w:rPr>
            </w:pPr>
            <w:r w:rsidRPr="009473F7">
              <w:rPr>
                <w:rFonts w:ascii="Times" w:hAnsi="Times"/>
                <w:sz w:val="28"/>
                <w:szCs w:val="28"/>
              </w:rPr>
              <w:t>7056148.5</w:t>
            </w:r>
          </w:p>
        </w:tc>
        <w:tc>
          <w:tcPr>
            <w:tcW w:w="1794" w:type="dxa"/>
          </w:tcPr>
          <w:p w:rsidR="000D7B8C" w:rsidRPr="009473F7" w:rsidRDefault="000D7B8C" w:rsidP="000D7B8C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</w:rPr>
            </w:pPr>
            <w:r w:rsidRPr="009473F7">
              <w:rPr>
                <w:rFonts w:ascii="Times" w:hAnsi="Times"/>
                <w:sz w:val="28"/>
                <w:szCs w:val="28"/>
              </w:rPr>
              <w:t>137.480362</w:t>
            </w:r>
          </w:p>
        </w:tc>
        <w:tc>
          <w:tcPr>
            <w:tcW w:w="1794" w:type="dxa"/>
          </w:tcPr>
          <w:p w:rsidR="000D7B8C" w:rsidRPr="009473F7" w:rsidRDefault="000D7B8C" w:rsidP="000D7B8C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  <w:lang w:val="en-US"/>
              </w:rPr>
            </w:pPr>
            <w:r w:rsidRPr="009473F7">
              <w:rPr>
                <w:rFonts w:ascii="Times" w:hAnsi="Times"/>
                <w:sz w:val="28"/>
                <w:szCs w:val="28"/>
              </w:rPr>
              <w:t>70561</w:t>
            </w:r>
            <w:r w:rsidRPr="009473F7">
              <w:rPr>
                <w:rFonts w:ascii="Times" w:hAnsi="Times"/>
                <w:sz w:val="28"/>
                <w:szCs w:val="28"/>
                <w:lang w:val="en-US"/>
              </w:rPr>
              <w:t>90</w:t>
            </w:r>
            <w:r w:rsidRPr="009473F7">
              <w:rPr>
                <w:rFonts w:ascii="Times" w:hAnsi="Times"/>
                <w:sz w:val="28"/>
                <w:szCs w:val="28"/>
              </w:rPr>
              <w:t>.</w:t>
            </w:r>
            <w:r w:rsidRPr="009473F7">
              <w:rPr>
                <w:rFonts w:ascii="Times" w:hAnsi="Times"/>
                <w:sz w:val="28"/>
                <w:szCs w:val="28"/>
                <w:lang w:val="en-US"/>
              </w:rPr>
              <w:t>2</w:t>
            </w:r>
          </w:p>
        </w:tc>
        <w:tc>
          <w:tcPr>
            <w:tcW w:w="1763" w:type="dxa"/>
          </w:tcPr>
          <w:p w:rsidR="000D7B8C" w:rsidRPr="009473F7" w:rsidRDefault="000D7B8C" w:rsidP="000D7B8C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  <w:lang w:val="en-US"/>
              </w:rPr>
            </w:pPr>
            <w:r w:rsidRPr="009473F7">
              <w:rPr>
                <w:rFonts w:ascii="Times" w:hAnsi="Times"/>
                <w:sz w:val="28"/>
                <w:szCs w:val="28"/>
              </w:rPr>
              <w:t>1</w:t>
            </w:r>
            <w:r w:rsidRPr="009473F7">
              <w:rPr>
                <w:rFonts w:ascii="Times" w:hAnsi="Times"/>
                <w:sz w:val="28"/>
                <w:szCs w:val="28"/>
                <w:lang w:val="en-US"/>
              </w:rPr>
              <w:t>00</w:t>
            </w:r>
            <w:r w:rsidRPr="009473F7">
              <w:rPr>
                <w:rFonts w:ascii="Times" w:hAnsi="Times"/>
                <w:sz w:val="28"/>
                <w:szCs w:val="28"/>
              </w:rPr>
              <w:t>.</w:t>
            </w:r>
            <w:r w:rsidRPr="009473F7">
              <w:rPr>
                <w:rFonts w:ascii="Times" w:hAnsi="Times"/>
                <w:sz w:val="28"/>
                <w:szCs w:val="28"/>
                <w:lang w:val="en-US"/>
              </w:rPr>
              <w:t>34243</w:t>
            </w:r>
          </w:p>
        </w:tc>
      </w:tr>
      <w:tr w:rsidR="000D7B8C" w:rsidTr="009473F7">
        <w:trPr>
          <w:trHeight w:val="425"/>
        </w:trPr>
        <w:tc>
          <w:tcPr>
            <w:tcW w:w="2442" w:type="dxa"/>
          </w:tcPr>
          <w:p w:rsidR="000D7B8C" w:rsidRPr="009473F7" w:rsidRDefault="000D7B8C" w:rsidP="000D7B8C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</w:rPr>
            </w:pPr>
            <w:r w:rsidRPr="009473F7">
              <w:rPr>
                <w:rFonts w:ascii="Times" w:hAnsi="Times"/>
                <w:sz w:val="28"/>
                <w:szCs w:val="28"/>
              </w:rPr>
              <w:t>Д промежуток 9</w:t>
            </w:r>
          </w:p>
        </w:tc>
        <w:tc>
          <w:tcPr>
            <w:tcW w:w="1546" w:type="dxa"/>
          </w:tcPr>
          <w:p w:rsidR="000D7B8C" w:rsidRPr="009473F7" w:rsidRDefault="000D7B8C" w:rsidP="000D7B8C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</w:rPr>
            </w:pPr>
            <w:r w:rsidRPr="009473F7">
              <w:rPr>
                <w:rFonts w:ascii="Times" w:hAnsi="Times"/>
                <w:sz w:val="28"/>
                <w:szCs w:val="28"/>
              </w:rPr>
              <w:t>32566896.4</w:t>
            </w:r>
          </w:p>
        </w:tc>
        <w:tc>
          <w:tcPr>
            <w:tcW w:w="1794" w:type="dxa"/>
          </w:tcPr>
          <w:p w:rsidR="000D7B8C" w:rsidRPr="009473F7" w:rsidRDefault="000D7B8C" w:rsidP="000D7B8C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</w:rPr>
            </w:pPr>
            <w:r w:rsidRPr="009473F7">
              <w:rPr>
                <w:rFonts w:ascii="Times" w:hAnsi="Times"/>
                <w:sz w:val="28"/>
                <w:szCs w:val="28"/>
              </w:rPr>
              <w:t>67.8709804</w:t>
            </w:r>
          </w:p>
        </w:tc>
        <w:tc>
          <w:tcPr>
            <w:tcW w:w="1794" w:type="dxa"/>
          </w:tcPr>
          <w:p w:rsidR="000D7B8C" w:rsidRPr="009473F7" w:rsidRDefault="000D7B8C" w:rsidP="000D7B8C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  <w:lang w:val="en-US"/>
              </w:rPr>
            </w:pPr>
            <w:r w:rsidRPr="009473F7">
              <w:rPr>
                <w:rFonts w:ascii="Times" w:hAnsi="Times"/>
                <w:sz w:val="28"/>
                <w:szCs w:val="28"/>
              </w:rPr>
              <w:t>32566</w:t>
            </w:r>
            <w:r w:rsidRPr="009473F7">
              <w:rPr>
                <w:rFonts w:ascii="Times" w:hAnsi="Times"/>
                <w:sz w:val="28"/>
                <w:szCs w:val="28"/>
                <w:lang w:val="en-US"/>
              </w:rPr>
              <w:t>345</w:t>
            </w:r>
            <w:r w:rsidRPr="009473F7">
              <w:rPr>
                <w:rFonts w:ascii="Times" w:hAnsi="Times"/>
                <w:sz w:val="28"/>
                <w:szCs w:val="28"/>
              </w:rPr>
              <w:t>.</w:t>
            </w:r>
            <w:r w:rsidRPr="009473F7">
              <w:rPr>
                <w:rFonts w:ascii="Times" w:hAnsi="Times"/>
                <w:sz w:val="28"/>
                <w:szCs w:val="28"/>
                <w:lang w:val="en-US"/>
              </w:rPr>
              <w:t>9</w:t>
            </w:r>
          </w:p>
        </w:tc>
        <w:tc>
          <w:tcPr>
            <w:tcW w:w="1763" w:type="dxa"/>
          </w:tcPr>
          <w:p w:rsidR="000D7B8C" w:rsidRPr="009473F7" w:rsidRDefault="000D7B8C" w:rsidP="000D7B8C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  <w:lang w:val="en-US"/>
              </w:rPr>
            </w:pPr>
            <w:r w:rsidRPr="009473F7">
              <w:rPr>
                <w:rFonts w:ascii="Times" w:hAnsi="Times"/>
                <w:sz w:val="28"/>
                <w:szCs w:val="28"/>
                <w:lang w:val="en-US"/>
              </w:rPr>
              <w:t>45</w:t>
            </w:r>
            <w:r w:rsidRPr="009473F7">
              <w:rPr>
                <w:rFonts w:ascii="Times" w:hAnsi="Times"/>
                <w:sz w:val="28"/>
                <w:szCs w:val="28"/>
              </w:rPr>
              <w:t>.</w:t>
            </w:r>
            <w:r w:rsidRPr="009473F7">
              <w:rPr>
                <w:rFonts w:ascii="Times" w:hAnsi="Times"/>
                <w:sz w:val="28"/>
                <w:szCs w:val="28"/>
                <w:lang w:val="en-US"/>
              </w:rPr>
              <w:t>534344</w:t>
            </w:r>
          </w:p>
        </w:tc>
      </w:tr>
      <w:tr w:rsidR="000D7B8C" w:rsidTr="009473F7">
        <w:trPr>
          <w:trHeight w:val="425"/>
        </w:trPr>
        <w:tc>
          <w:tcPr>
            <w:tcW w:w="2442" w:type="dxa"/>
          </w:tcPr>
          <w:p w:rsidR="000D7B8C" w:rsidRPr="009473F7" w:rsidRDefault="000D7B8C" w:rsidP="000D7B8C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</w:rPr>
            </w:pPr>
            <w:r w:rsidRPr="009473F7">
              <w:rPr>
                <w:rFonts w:ascii="Times" w:hAnsi="Times"/>
                <w:sz w:val="28"/>
                <w:szCs w:val="28"/>
              </w:rPr>
              <w:t>Д промежуток 10</w:t>
            </w:r>
          </w:p>
        </w:tc>
        <w:tc>
          <w:tcPr>
            <w:tcW w:w="1546" w:type="dxa"/>
          </w:tcPr>
          <w:p w:rsidR="000D7B8C" w:rsidRPr="009473F7" w:rsidRDefault="000D7B8C" w:rsidP="000D7B8C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</w:rPr>
            </w:pPr>
            <w:r w:rsidRPr="009473F7">
              <w:rPr>
                <w:rFonts w:ascii="Times" w:hAnsi="Times"/>
                <w:sz w:val="28"/>
                <w:szCs w:val="28"/>
              </w:rPr>
              <w:t>41552389.3</w:t>
            </w:r>
          </w:p>
        </w:tc>
        <w:tc>
          <w:tcPr>
            <w:tcW w:w="1794" w:type="dxa"/>
          </w:tcPr>
          <w:p w:rsidR="000D7B8C" w:rsidRPr="009473F7" w:rsidRDefault="000D7B8C" w:rsidP="000D7B8C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</w:rPr>
            </w:pPr>
            <w:r w:rsidRPr="009473F7">
              <w:rPr>
                <w:rFonts w:ascii="Times" w:hAnsi="Times"/>
                <w:sz w:val="28"/>
                <w:szCs w:val="28"/>
              </w:rPr>
              <w:t>34.391677</w:t>
            </w:r>
          </w:p>
        </w:tc>
        <w:tc>
          <w:tcPr>
            <w:tcW w:w="1794" w:type="dxa"/>
          </w:tcPr>
          <w:p w:rsidR="000D7B8C" w:rsidRPr="009473F7" w:rsidRDefault="000D7B8C" w:rsidP="000D7B8C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  <w:lang w:val="en-US"/>
              </w:rPr>
            </w:pPr>
            <w:r w:rsidRPr="009473F7">
              <w:rPr>
                <w:rFonts w:ascii="Times" w:hAnsi="Times"/>
                <w:sz w:val="28"/>
                <w:szCs w:val="28"/>
              </w:rPr>
              <w:t>41552</w:t>
            </w:r>
            <w:r w:rsidRPr="009473F7">
              <w:rPr>
                <w:rFonts w:ascii="Times" w:hAnsi="Times"/>
                <w:sz w:val="28"/>
                <w:szCs w:val="28"/>
                <w:lang w:val="en-US"/>
              </w:rPr>
              <w:t>871</w:t>
            </w:r>
            <w:r w:rsidRPr="009473F7">
              <w:rPr>
                <w:rFonts w:ascii="Times" w:hAnsi="Times"/>
                <w:sz w:val="28"/>
                <w:szCs w:val="28"/>
              </w:rPr>
              <w:t>.</w:t>
            </w:r>
            <w:r w:rsidRPr="009473F7">
              <w:rPr>
                <w:rFonts w:ascii="Times" w:hAnsi="Times"/>
                <w:sz w:val="28"/>
                <w:szCs w:val="28"/>
                <w:lang w:val="en-US"/>
              </w:rPr>
              <w:t>5</w:t>
            </w:r>
          </w:p>
        </w:tc>
        <w:tc>
          <w:tcPr>
            <w:tcW w:w="1763" w:type="dxa"/>
          </w:tcPr>
          <w:p w:rsidR="000D7B8C" w:rsidRPr="009473F7" w:rsidRDefault="000D7B8C" w:rsidP="000D7B8C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  <w:lang w:val="en-US"/>
              </w:rPr>
            </w:pPr>
            <w:r w:rsidRPr="009473F7">
              <w:rPr>
                <w:rFonts w:ascii="Times" w:hAnsi="Times"/>
                <w:sz w:val="28"/>
                <w:szCs w:val="28"/>
              </w:rPr>
              <w:t>3</w:t>
            </w:r>
            <w:r w:rsidRPr="009473F7">
              <w:rPr>
                <w:rFonts w:ascii="Times" w:hAnsi="Times"/>
                <w:sz w:val="28"/>
                <w:szCs w:val="28"/>
                <w:lang w:val="en-US"/>
              </w:rPr>
              <w:t>8</w:t>
            </w:r>
            <w:r w:rsidRPr="009473F7">
              <w:rPr>
                <w:rFonts w:ascii="Times" w:hAnsi="Times"/>
                <w:sz w:val="28"/>
                <w:szCs w:val="28"/>
              </w:rPr>
              <w:t>.</w:t>
            </w:r>
            <w:r w:rsidRPr="009473F7">
              <w:rPr>
                <w:rFonts w:ascii="Times" w:hAnsi="Times"/>
                <w:sz w:val="28"/>
                <w:szCs w:val="28"/>
                <w:lang w:val="en-US"/>
              </w:rPr>
              <w:t>435435</w:t>
            </w:r>
          </w:p>
        </w:tc>
      </w:tr>
    </w:tbl>
    <w:p w:rsidR="00F84EB5" w:rsidRDefault="00F84EB5" w:rsidP="00F84EB5">
      <w:pPr>
        <w:spacing w:line="360" w:lineRule="auto"/>
        <w:jc w:val="both"/>
        <w:rPr>
          <w:rFonts w:ascii="Times" w:hAnsi="Times"/>
        </w:rPr>
      </w:pPr>
      <w:r w:rsidRPr="00E23FFC">
        <w:rPr>
          <w:rFonts w:ascii="Times" w:hAnsi="Times"/>
        </w:rPr>
        <w:t xml:space="preserve">Таблица </w:t>
      </w:r>
      <w:r w:rsidR="008D417E">
        <w:rPr>
          <w:rFonts w:ascii="Times" w:hAnsi="Times"/>
        </w:rPr>
        <w:t>2</w:t>
      </w:r>
      <w:r w:rsidRPr="00E23FFC">
        <w:rPr>
          <w:rFonts w:ascii="Times" w:hAnsi="Times"/>
        </w:rPr>
        <w:t xml:space="preserve"> – Результаты расчетов </w:t>
      </w:r>
      <w:r>
        <w:rPr>
          <w:rFonts w:ascii="Times" w:hAnsi="Times"/>
        </w:rPr>
        <w:t>среднего значения и дисперсии</w:t>
      </w:r>
      <w:r w:rsidRPr="00E23FFC">
        <w:rPr>
          <w:rFonts w:ascii="Times" w:hAnsi="Times"/>
        </w:rPr>
        <w:t xml:space="preserve"> </w:t>
      </w:r>
      <w:r>
        <w:rPr>
          <w:rFonts w:ascii="Times" w:hAnsi="Times"/>
        </w:rPr>
        <w:t>исходных смоделированных данных по промежуткам</w:t>
      </w:r>
    </w:p>
    <w:p w:rsidR="009473F7" w:rsidRPr="00F84EB5" w:rsidRDefault="009473F7" w:rsidP="00F84EB5">
      <w:pPr>
        <w:spacing w:line="360" w:lineRule="auto"/>
        <w:jc w:val="both"/>
        <w:rPr>
          <w:rFonts w:ascii="Times" w:hAnsi="Times"/>
        </w:rPr>
      </w:pPr>
    </w:p>
    <w:p w:rsidR="00732BB8" w:rsidRPr="009473F7" w:rsidRDefault="009473F7" w:rsidP="009473F7">
      <w:pPr>
        <w:spacing w:line="360" w:lineRule="auto"/>
        <w:jc w:val="both"/>
        <w:rPr>
          <w:rFonts w:ascii="Times" w:hAnsi="Times"/>
          <w:sz w:val="28"/>
          <w:szCs w:val="28"/>
        </w:rPr>
      </w:pPr>
      <w:r>
        <w:rPr>
          <w:rFonts w:ascii="Times" w:hAnsi="Times"/>
        </w:rPr>
        <w:tab/>
      </w:r>
      <w:r w:rsidRPr="009473F7">
        <w:rPr>
          <w:rFonts w:ascii="Times" w:hAnsi="Times"/>
          <w:sz w:val="28"/>
          <w:szCs w:val="28"/>
        </w:rPr>
        <w:t>Также была рассчитана взаимная корреляция между исходными данными курса акций Сбербанка и Газпрома, исходными данными курса акций Сбербанка и ВТБ и исходными данными курса акций Сбербанка и смоделированными данными курса акций Сбербанка. Результаты представлены на рисунках 12 – 14.</w:t>
      </w:r>
    </w:p>
    <w:p w:rsidR="009473F7" w:rsidRDefault="009473F7" w:rsidP="00C60CA7">
      <w:pPr>
        <w:spacing w:line="360" w:lineRule="auto"/>
        <w:jc w:val="both"/>
        <w:rPr>
          <w:rFonts w:ascii="Times" w:hAnsi="Times"/>
        </w:rPr>
      </w:pPr>
    </w:p>
    <w:p w:rsidR="002A2918" w:rsidRDefault="009473F7" w:rsidP="009473F7">
      <w:pPr>
        <w:spacing w:line="360" w:lineRule="auto"/>
        <w:jc w:val="center"/>
        <w:rPr>
          <w:rFonts w:ascii="Times" w:hAnsi="Times"/>
        </w:rPr>
      </w:pPr>
      <w:r>
        <w:rPr>
          <w:rFonts w:ascii="Times" w:hAnsi="Times"/>
          <w:noProof/>
          <w:lang w:eastAsia="ru-RU"/>
        </w:rPr>
        <w:drawing>
          <wp:inline distT="0" distB="0" distL="0" distR="0">
            <wp:extent cx="3021623" cy="1803552"/>
            <wp:effectExtent l="0" t="0" r="127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Снимок экрана 2019-12-18 в 10.37.29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0586" cy="1820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3F7" w:rsidRDefault="009473F7" w:rsidP="009473F7">
      <w:pPr>
        <w:spacing w:line="360" w:lineRule="auto"/>
        <w:ind w:firstLine="708"/>
        <w:jc w:val="center"/>
        <w:rPr>
          <w:rFonts w:ascii="Times" w:hAnsi="Times" w:cs="Times New Roman"/>
        </w:rPr>
      </w:pPr>
      <w:r w:rsidRPr="00C57070">
        <w:rPr>
          <w:rFonts w:ascii="Times" w:hAnsi="Times" w:cs="Times New Roman"/>
        </w:rPr>
        <w:t xml:space="preserve">Рисунок </w:t>
      </w:r>
      <w:r>
        <w:rPr>
          <w:rFonts w:ascii="Times" w:hAnsi="Times" w:cs="Times New Roman"/>
        </w:rPr>
        <w:t>12</w:t>
      </w:r>
      <w:r w:rsidRPr="00C57070">
        <w:rPr>
          <w:rFonts w:ascii="Times" w:hAnsi="Times" w:cs="Times New Roman"/>
        </w:rPr>
        <w:t xml:space="preserve"> – </w:t>
      </w:r>
      <w:r>
        <w:rPr>
          <w:rFonts w:ascii="Times" w:hAnsi="Times" w:cs="Times New Roman"/>
        </w:rPr>
        <w:t>Взаимная корреляция курса акций Сбербанка и курса акций Газпрома</w:t>
      </w:r>
    </w:p>
    <w:p w:rsidR="009473F7" w:rsidRDefault="009473F7" w:rsidP="009473F7">
      <w:pPr>
        <w:spacing w:line="360" w:lineRule="auto"/>
        <w:ind w:firstLine="708"/>
        <w:jc w:val="center"/>
        <w:rPr>
          <w:rFonts w:ascii="Times" w:hAnsi="Times" w:cs="Times New Roman"/>
        </w:rPr>
      </w:pPr>
      <w:r>
        <w:rPr>
          <w:rFonts w:ascii="Times" w:hAnsi="Times" w:cs="Times New Roman"/>
          <w:noProof/>
          <w:lang w:eastAsia="ru-RU"/>
        </w:rPr>
        <w:lastRenderedPageBreak/>
        <w:drawing>
          <wp:inline distT="0" distB="0" distL="0" distR="0">
            <wp:extent cx="3031303" cy="1789723"/>
            <wp:effectExtent l="0" t="0" r="4445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Снимок экрана 2019-12-18 в 10.39.51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5321" cy="1797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3F7" w:rsidRDefault="009473F7" w:rsidP="009473F7">
      <w:pPr>
        <w:spacing w:line="360" w:lineRule="auto"/>
        <w:ind w:firstLine="708"/>
        <w:jc w:val="center"/>
        <w:rPr>
          <w:rFonts w:ascii="Times" w:hAnsi="Times" w:cs="Times New Roman"/>
        </w:rPr>
      </w:pPr>
      <w:r w:rsidRPr="00C57070">
        <w:rPr>
          <w:rFonts w:ascii="Times" w:hAnsi="Times" w:cs="Times New Roman"/>
        </w:rPr>
        <w:t xml:space="preserve">Рисунок </w:t>
      </w:r>
      <w:r>
        <w:rPr>
          <w:rFonts w:ascii="Times" w:hAnsi="Times" w:cs="Times New Roman"/>
        </w:rPr>
        <w:t>13</w:t>
      </w:r>
      <w:r w:rsidRPr="00C57070">
        <w:rPr>
          <w:rFonts w:ascii="Times" w:hAnsi="Times" w:cs="Times New Roman"/>
        </w:rPr>
        <w:t xml:space="preserve"> – </w:t>
      </w:r>
      <w:r>
        <w:rPr>
          <w:rFonts w:ascii="Times" w:hAnsi="Times" w:cs="Times New Roman"/>
        </w:rPr>
        <w:t>Взаимная корреляция курса акций Сбербанка и курса акций ВТБ</w:t>
      </w:r>
    </w:p>
    <w:p w:rsidR="009473F7" w:rsidRDefault="009473F7" w:rsidP="009473F7">
      <w:pPr>
        <w:spacing w:line="360" w:lineRule="auto"/>
        <w:ind w:firstLine="708"/>
        <w:jc w:val="center"/>
        <w:rPr>
          <w:rFonts w:ascii="Times" w:hAnsi="Times" w:cs="Times New Roman"/>
        </w:rPr>
      </w:pPr>
      <w:r>
        <w:rPr>
          <w:rFonts w:ascii="Times" w:hAnsi="Times" w:cs="Times New Roman"/>
          <w:noProof/>
          <w:lang w:eastAsia="ru-RU"/>
        </w:rPr>
        <w:drawing>
          <wp:inline distT="0" distB="0" distL="0" distR="0">
            <wp:extent cx="3196964" cy="2071077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Снимок экрана 2019-12-18 в 10.40.43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7532" cy="2077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3F7" w:rsidRDefault="009473F7" w:rsidP="009473F7">
      <w:pPr>
        <w:spacing w:line="360" w:lineRule="auto"/>
        <w:ind w:firstLine="708"/>
        <w:jc w:val="center"/>
        <w:rPr>
          <w:ins w:id="439" w:author="zimin.yuri22@gmail.com" w:date="2019-12-18T13:17:00Z"/>
          <w:rFonts w:ascii="Times" w:hAnsi="Times" w:cs="Times New Roman"/>
        </w:rPr>
      </w:pPr>
      <w:r w:rsidRPr="00C57070">
        <w:rPr>
          <w:rFonts w:ascii="Times" w:hAnsi="Times" w:cs="Times New Roman"/>
        </w:rPr>
        <w:t xml:space="preserve">Рисунок </w:t>
      </w:r>
      <w:r>
        <w:rPr>
          <w:rFonts w:ascii="Times" w:hAnsi="Times" w:cs="Times New Roman"/>
        </w:rPr>
        <w:t>14</w:t>
      </w:r>
      <w:r w:rsidRPr="00C57070">
        <w:rPr>
          <w:rFonts w:ascii="Times" w:hAnsi="Times" w:cs="Times New Roman"/>
        </w:rPr>
        <w:t xml:space="preserve"> – </w:t>
      </w:r>
      <w:r>
        <w:rPr>
          <w:rFonts w:ascii="Times" w:hAnsi="Times" w:cs="Times New Roman"/>
        </w:rPr>
        <w:t>Взаимная корреляция курса акций Сбербанка и смоделированного курса акций Сбербанка</w:t>
      </w:r>
    </w:p>
    <w:p w:rsidR="00E80F0E" w:rsidRDefault="00E80F0E" w:rsidP="009473F7">
      <w:pPr>
        <w:spacing w:line="360" w:lineRule="auto"/>
        <w:ind w:firstLine="708"/>
        <w:jc w:val="center"/>
        <w:rPr>
          <w:rFonts w:ascii="Times" w:hAnsi="Times" w:cs="Times New Roman"/>
        </w:rPr>
      </w:pPr>
    </w:p>
    <w:p w:rsidR="00E80F0E" w:rsidRPr="00271E3F" w:rsidRDefault="00E80F0E">
      <w:pPr>
        <w:spacing w:line="360" w:lineRule="auto"/>
        <w:ind w:firstLine="708"/>
        <w:jc w:val="both"/>
        <w:rPr>
          <w:rFonts w:ascii="Times" w:hAnsi="Times"/>
          <w:sz w:val="28"/>
          <w:szCs w:val="28"/>
        </w:rPr>
        <w:pPrChange w:id="440" w:author="zimin.yuri22@gmail.com" w:date="2019-12-18T13:16:00Z">
          <w:pPr>
            <w:spacing w:line="360" w:lineRule="auto"/>
            <w:jc w:val="both"/>
          </w:pPr>
        </w:pPrChange>
      </w:pPr>
      <w:r w:rsidRPr="00271E3F">
        <w:rPr>
          <w:rFonts w:ascii="Times" w:hAnsi="Times"/>
          <w:sz w:val="28"/>
          <w:szCs w:val="28"/>
        </w:rPr>
        <w:t xml:space="preserve">Также стоит отметить, что процессы </w:t>
      </w:r>
      <w:del w:id="441" w:author="zimin.yuri22@gmail.com" w:date="2019-12-18T13:16:00Z">
        <w:r w:rsidRPr="00271E3F" w:rsidDel="00E80F0E">
          <w:rPr>
            <w:rFonts w:ascii="Times" w:hAnsi="Times"/>
            <w:sz w:val="28"/>
            <w:szCs w:val="28"/>
          </w:rPr>
          <w:delText xml:space="preserve">исходного курса акций Сбербанка и курса Газпрома, а также </w:delText>
        </w:r>
      </w:del>
      <w:r w:rsidRPr="00271E3F">
        <w:rPr>
          <w:rFonts w:ascii="Times" w:hAnsi="Times"/>
          <w:sz w:val="28"/>
          <w:szCs w:val="28"/>
        </w:rPr>
        <w:t>исходных данных курса акций Сбербанка и смоделированных данных акций Сбербанка связаны согласно построению функций взаимной корреляций</w:t>
      </w:r>
      <w:r w:rsidRPr="00E80F0E">
        <w:rPr>
          <w:rFonts w:ascii="Times" w:hAnsi="Times"/>
          <w:sz w:val="28"/>
          <w:szCs w:val="28"/>
          <w:rPrChange w:id="442" w:author="zimin.yuri22@gmail.com" w:date="2019-12-18T13:16:00Z">
            <w:rPr>
              <w:rFonts w:ascii="Times" w:hAnsi="Times"/>
              <w:sz w:val="28"/>
              <w:szCs w:val="28"/>
              <w:lang w:val="en-US"/>
            </w:rPr>
          </w:rPrChange>
        </w:rPr>
        <w:t xml:space="preserve">, </w:t>
      </w:r>
      <w:r>
        <w:rPr>
          <w:rFonts w:ascii="Times" w:hAnsi="Times"/>
          <w:sz w:val="28"/>
          <w:szCs w:val="28"/>
        </w:rPr>
        <w:t>а исходные данные курса акций Сбербанка и Газпрома и исходные данные курса акций Сбербанка и ВТБ связаны на некоторых промежутках, а на некоторых не связаны.</w:t>
      </w:r>
      <w:del w:id="443" w:author="zimin.yuri22@gmail.com" w:date="2019-12-18T13:16:00Z">
        <w:r w:rsidRPr="00271E3F" w:rsidDel="00E80F0E">
          <w:rPr>
            <w:rFonts w:ascii="Times" w:hAnsi="Times"/>
            <w:sz w:val="28"/>
            <w:szCs w:val="28"/>
          </w:rPr>
          <w:delText>.</w:delText>
        </w:r>
      </w:del>
    </w:p>
    <w:p w:rsidR="009473F7" w:rsidRDefault="009473F7">
      <w:pPr>
        <w:spacing w:line="360" w:lineRule="auto"/>
        <w:ind w:firstLine="708"/>
        <w:rPr>
          <w:rFonts w:ascii="Times" w:hAnsi="Times" w:cs="Times New Roman"/>
        </w:rPr>
        <w:pPrChange w:id="444" w:author="zimin.yuri22@gmail.com" w:date="2019-12-18T13:16:00Z">
          <w:pPr>
            <w:spacing w:line="360" w:lineRule="auto"/>
            <w:ind w:firstLine="708"/>
            <w:jc w:val="center"/>
          </w:pPr>
        </w:pPrChange>
      </w:pPr>
    </w:p>
    <w:p w:rsidR="00271E3F" w:rsidRDefault="00271E3F">
      <w:pPr>
        <w:rPr>
          <w:rFonts w:ascii="Times" w:hAnsi="Times" w:cs="Times New Roman"/>
        </w:rPr>
      </w:pPr>
      <w:r>
        <w:rPr>
          <w:rFonts w:ascii="Times" w:hAnsi="Times" w:cs="Times New Roman"/>
        </w:rPr>
        <w:br w:type="page"/>
      </w:r>
    </w:p>
    <w:p w:rsidR="00E23FFC" w:rsidRPr="00271E3F" w:rsidRDefault="000A187C" w:rsidP="00271E3F">
      <w:pPr>
        <w:pStyle w:val="1"/>
        <w:jc w:val="center"/>
        <w:rPr>
          <w:rFonts w:ascii="Times" w:hAnsi="Times" w:cs="Times New Roman"/>
          <w:color w:val="auto"/>
        </w:rPr>
      </w:pPr>
      <w:bookmarkStart w:id="445" w:name="_Toc27559475"/>
      <w:r w:rsidRPr="00271E3F">
        <w:rPr>
          <w:rFonts w:ascii="Times" w:hAnsi="Times"/>
          <w:color w:val="auto"/>
        </w:rPr>
        <w:lastRenderedPageBreak/>
        <w:t>Заключение</w:t>
      </w:r>
      <w:bookmarkEnd w:id="445"/>
    </w:p>
    <w:p w:rsidR="000A187C" w:rsidRDefault="000A187C" w:rsidP="000A187C"/>
    <w:p w:rsidR="006A1542" w:rsidRPr="00271E3F" w:rsidRDefault="00DC29DE" w:rsidP="00271E3F">
      <w:pPr>
        <w:spacing w:line="360" w:lineRule="auto"/>
        <w:jc w:val="both"/>
        <w:rPr>
          <w:rFonts w:ascii="Times" w:hAnsi="Times" w:cs="Times New Roman"/>
          <w:sz w:val="28"/>
          <w:szCs w:val="28"/>
        </w:rPr>
      </w:pPr>
      <w:r>
        <w:tab/>
      </w:r>
      <w:r>
        <w:tab/>
      </w:r>
      <w:r w:rsidRPr="00271E3F">
        <w:rPr>
          <w:rFonts w:ascii="Times" w:hAnsi="Times"/>
          <w:sz w:val="28"/>
          <w:szCs w:val="28"/>
        </w:rPr>
        <w:t xml:space="preserve">В данной работе был проведен </w:t>
      </w:r>
      <w:r w:rsidRPr="00271E3F">
        <w:rPr>
          <w:rFonts w:ascii="Times" w:hAnsi="Times" w:cs="Times New Roman"/>
          <w:sz w:val="28"/>
          <w:szCs w:val="28"/>
        </w:rPr>
        <w:t>анализ экономических временных рядов фондового рынка РФ. С помощью геометрического броуновского движения удалось добиться похожих моделей внешне.</w:t>
      </w:r>
    </w:p>
    <w:p w:rsidR="00DC29DE" w:rsidRPr="00271E3F" w:rsidRDefault="00DC29DE" w:rsidP="00271E3F">
      <w:pPr>
        <w:spacing w:line="360" w:lineRule="auto"/>
        <w:jc w:val="both"/>
        <w:rPr>
          <w:rFonts w:ascii="Times" w:hAnsi="Times"/>
          <w:sz w:val="28"/>
          <w:szCs w:val="28"/>
        </w:rPr>
      </w:pPr>
      <w:r w:rsidRPr="00271E3F">
        <w:rPr>
          <w:rFonts w:ascii="Times" w:hAnsi="Times"/>
          <w:sz w:val="28"/>
          <w:szCs w:val="28"/>
        </w:rPr>
        <w:tab/>
        <w:t xml:space="preserve">Также входе работы были выделены тренды для исходных данных и смоделированных. По результатам этой работы можно отметить совпадение направления тренда и скорость изменений смоделированных данных по сравнению с исходными данными. Также рассчитанные статистики показывают незначительные изменения. Но все равно исходные данные являются недетерминированными и соответственно есть различия между исходными данными, где изменения показателей происходит под влиянием процессов в экономики и математически смоделированными данными с помощью геометрического броуновского движения. </w:t>
      </w:r>
    </w:p>
    <w:p w:rsidR="00271E3F" w:rsidRDefault="00DC29DE" w:rsidP="00271E3F">
      <w:pPr>
        <w:spacing w:line="360" w:lineRule="auto"/>
        <w:jc w:val="both"/>
        <w:rPr>
          <w:rFonts w:ascii="Times" w:hAnsi="Times"/>
          <w:sz w:val="28"/>
          <w:szCs w:val="28"/>
        </w:rPr>
      </w:pPr>
      <w:r w:rsidRPr="00271E3F">
        <w:rPr>
          <w:rFonts w:ascii="Times" w:hAnsi="Times"/>
          <w:sz w:val="28"/>
          <w:szCs w:val="28"/>
        </w:rPr>
        <w:tab/>
      </w:r>
      <w:del w:id="446" w:author="zimin.yuri22@gmail.com" w:date="2019-12-18T13:16:00Z">
        <w:r w:rsidR="00271E3F" w:rsidRPr="00271E3F" w:rsidDel="00E80F0E">
          <w:rPr>
            <w:rFonts w:ascii="Times" w:hAnsi="Times"/>
            <w:sz w:val="28"/>
            <w:szCs w:val="28"/>
          </w:rPr>
          <w:tab/>
        </w:r>
      </w:del>
      <w:r w:rsidR="00271E3F" w:rsidRPr="00271E3F">
        <w:rPr>
          <w:rFonts w:ascii="Times" w:hAnsi="Times"/>
          <w:sz w:val="28"/>
          <w:szCs w:val="28"/>
        </w:rPr>
        <w:t>Таким образом, задачу моделирования случайных данных можно считать успешно достигнутой. Но для того, чтобы предсказывать с высокой точностью курс акций необходимо анализировать экономические показатели, и одного математического моделирования недостаточно.</w:t>
      </w:r>
    </w:p>
    <w:p w:rsidR="00DC29DE" w:rsidRDefault="00271E3F" w:rsidP="00271E3F">
      <w:r>
        <w:br w:type="page"/>
      </w:r>
    </w:p>
    <w:p w:rsidR="006A1542" w:rsidRPr="00271E3F" w:rsidRDefault="006A1542" w:rsidP="00271E3F">
      <w:pPr>
        <w:pStyle w:val="1"/>
        <w:jc w:val="center"/>
        <w:rPr>
          <w:rFonts w:ascii="Times" w:hAnsi="Times"/>
          <w:color w:val="auto"/>
        </w:rPr>
      </w:pPr>
      <w:bookmarkStart w:id="447" w:name="_Toc27559476"/>
      <w:r w:rsidRPr="00271E3F">
        <w:rPr>
          <w:rFonts w:ascii="Times" w:hAnsi="Times"/>
          <w:color w:val="auto"/>
        </w:rPr>
        <w:lastRenderedPageBreak/>
        <w:t>Список использованной литературы</w:t>
      </w:r>
      <w:bookmarkEnd w:id="447"/>
    </w:p>
    <w:p w:rsidR="006A1542" w:rsidRPr="00271E3F" w:rsidRDefault="006A1542" w:rsidP="00271E3F">
      <w:pPr>
        <w:spacing w:line="360" w:lineRule="auto"/>
        <w:rPr>
          <w:rFonts w:ascii="Times" w:hAnsi="Times"/>
          <w:sz w:val="28"/>
          <w:szCs w:val="28"/>
        </w:rPr>
      </w:pPr>
    </w:p>
    <w:p w:rsidR="006A1542" w:rsidRPr="00271E3F" w:rsidRDefault="006A1542" w:rsidP="00271E3F">
      <w:pPr>
        <w:spacing w:line="360" w:lineRule="auto"/>
        <w:rPr>
          <w:rFonts w:ascii="Times" w:hAnsi="Times"/>
          <w:sz w:val="28"/>
          <w:szCs w:val="28"/>
        </w:rPr>
      </w:pPr>
      <w:r w:rsidRPr="00271E3F">
        <w:rPr>
          <w:rFonts w:ascii="Times" w:hAnsi="Times"/>
          <w:sz w:val="28"/>
          <w:szCs w:val="28"/>
        </w:rPr>
        <w:t>1.</w:t>
      </w:r>
      <w:r w:rsidRPr="00271E3F">
        <w:rPr>
          <w:rFonts w:ascii="Times" w:hAnsi="Times"/>
          <w:sz w:val="28"/>
          <w:szCs w:val="28"/>
        </w:rPr>
        <w:tab/>
        <w:t>Лекции Белых И.Н. по «Методам обработки экспериментальных данных».</w:t>
      </w:r>
    </w:p>
    <w:p w:rsidR="00271E3F" w:rsidRDefault="006A1542" w:rsidP="00271E3F">
      <w:pPr>
        <w:spacing w:line="360" w:lineRule="auto"/>
        <w:rPr>
          <w:rFonts w:ascii="Times" w:hAnsi="Times"/>
          <w:sz w:val="28"/>
          <w:szCs w:val="28"/>
        </w:rPr>
      </w:pPr>
      <w:r w:rsidRPr="00271E3F">
        <w:rPr>
          <w:rFonts w:ascii="Times" w:hAnsi="Times"/>
          <w:sz w:val="28"/>
          <w:szCs w:val="28"/>
        </w:rPr>
        <w:t>2.</w:t>
      </w:r>
      <w:r w:rsidRPr="00271E3F">
        <w:rPr>
          <w:rFonts w:ascii="Times" w:hAnsi="Times"/>
          <w:sz w:val="28"/>
          <w:szCs w:val="28"/>
        </w:rPr>
        <w:tab/>
        <w:t xml:space="preserve"> Дж. </w:t>
      </w:r>
      <w:proofErr w:type="spellStart"/>
      <w:r w:rsidRPr="00271E3F">
        <w:rPr>
          <w:rFonts w:ascii="Times" w:hAnsi="Times"/>
          <w:sz w:val="28"/>
          <w:szCs w:val="28"/>
        </w:rPr>
        <w:t>Бендат</w:t>
      </w:r>
      <w:proofErr w:type="spellEnd"/>
      <w:r w:rsidRPr="00271E3F">
        <w:rPr>
          <w:rFonts w:ascii="Times" w:hAnsi="Times"/>
          <w:sz w:val="28"/>
          <w:szCs w:val="28"/>
        </w:rPr>
        <w:t xml:space="preserve">, А. </w:t>
      </w:r>
      <w:proofErr w:type="spellStart"/>
      <w:r w:rsidRPr="00271E3F">
        <w:rPr>
          <w:rFonts w:ascii="Times" w:hAnsi="Times"/>
          <w:sz w:val="28"/>
          <w:szCs w:val="28"/>
        </w:rPr>
        <w:t>Пирсол</w:t>
      </w:r>
      <w:proofErr w:type="spellEnd"/>
      <w:r w:rsidRPr="00271E3F">
        <w:rPr>
          <w:rFonts w:ascii="Times" w:hAnsi="Times"/>
          <w:sz w:val="28"/>
          <w:szCs w:val="28"/>
        </w:rPr>
        <w:t>."Прикладной анализ случайных данных". Мир, 1989, 540 с.</w:t>
      </w:r>
    </w:p>
    <w:p w:rsidR="00271E3F" w:rsidRDefault="00271E3F" w:rsidP="00271E3F">
      <w:r>
        <w:br w:type="page"/>
      </w:r>
    </w:p>
    <w:p w:rsidR="006A1542" w:rsidRDefault="00271E3F" w:rsidP="00271E3F">
      <w:pPr>
        <w:pStyle w:val="1"/>
        <w:jc w:val="right"/>
        <w:rPr>
          <w:rFonts w:ascii="Times" w:hAnsi="Times"/>
          <w:color w:val="auto"/>
        </w:rPr>
      </w:pPr>
      <w:bookmarkStart w:id="448" w:name="_Toc27559477"/>
      <w:r w:rsidRPr="00271E3F">
        <w:rPr>
          <w:rFonts w:ascii="Times" w:hAnsi="Times"/>
          <w:color w:val="auto"/>
        </w:rPr>
        <w:lastRenderedPageBreak/>
        <w:t>Приложение 1</w:t>
      </w:r>
      <w:bookmarkEnd w:id="448"/>
    </w:p>
    <w:p w:rsidR="00271E3F" w:rsidRPr="00007ABF" w:rsidRDefault="00271E3F" w:rsidP="00007ABF">
      <w:pPr>
        <w:jc w:val="both"/>
        <w:rPr>
          <w:sz w:val="15"/>
          <w:szCs w:val="15"/>
          <w:lang w:val="en-US"/>
        </w:rPr>
      </w:pPr>
      <w:r w:rsidRPr="00007ABF">
        <w:rPr>
          <w:sz w:val="15"/>
          <w:szCs w:val="15"/>
          <w:lang w:val="en-US"/>
        </w:rPr>
        <w:t xml:space="preserve">model. </w:t>
      </w:r>
      <w:proofErr w:type="spellStart"/>
      <w:r w:rsidRPr="00007ABF">
        <w:rPr>
          <w:sz w:val="15"/>
          <w:szCs w:val="15"/>
          <w:lang w:val="en-US"/>
        </w:rPr>
        <w:t>Py</w:t>
      </w:r>
      <w:proofErr w:type="spellEnd"/>
    </w:p>
    <w:p w:rsidR="00271E3F" w:rsidRPr="00007ABF" w:rsidRDefault="00271E3F" w:rsidP="00007ABF">
      <w:pPr>
        <w:jc w:val="both"/>
        <w:rPr>
          <w:sz w:val="15"/>
          <w:szCs w:val="15"/>
          <w:lang w:val="en-US"/>
        </w:rPr>
      </w:pPr>
    </w:p>
    <w:p w:rsidR="00271E3F" w:rsidRPr="00007ABF" w:rsidRDefault="00271E3F" w:rsidP="00007ABF">
      <w:pPr>
        <w:pStyle w:val="HTML"/>
        <w:shd w:val="clear" w:color="auto" w:fill="FFFFFF"/>
        <w:rPr>
          <w:rFonts w:ascii="Menlo" w:hAnsi="Menlo" w:cs="Menlo"/>
          <w:color w:val="000000"/>
          <w:sz w:val="15"/>
          <w:szCs w:val="15"/>
          <w:lang w:val="en-US"/>
        </w:rPr>
      </w:pPr>
      <w:r w:rsidRPr="00007ABF">
        <w:rPr>
          <w:rFonts w:ascii="Menlo" w:hAnsi="Menlo" w:cs="Menlo"/>
          <w:b/>
          <w:bCs/>
          <w:color w:val="000080"/>
          <w:sz w:val="15"/>
          <w:szCs w:val="15"/>
          <w:lang w:val="en-US"/>
        </w:rPr>
        <w:t xml:space="preserve">import </w:t>
      </w:r>
      <w:proofErr w:type="spellStart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numpy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 xml:space="preserve"> </w:t>
      </w:r>
      <w:r w:rsidRPr="00007ABF">
        <w:rPr>
          <w:rFonts w:ascii="Menlo" w:hAnsi="Menlo" w:cs="Menlo"/>
          <w:b/>
          <w:bCs/>
          <w:color w:val="000080"/>
          <w:sz w:val="15"/>
          <w:szCs w:val="15"/>
          <w:lang w:val="en-US"/>
        </w:rPr>
        <w:t xml:space="preserve">as 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>np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</w:r>
      <w:r w:rsidRPr="00007ABF">
        <w:rPr>
          <w:rFonts w:ascii="Menlo" w:hAnsi="Menlo" w:cs="Menlo"/>
          <w:b/>
          <w:bCs/>
          <w:color w:val="000080"/>
          <w:sz w:val="15"/>
          <w:szCs w:val="15"/>
          <w:lang w:val="en-US"/>
        </w:rPr>
        <w:t xml:space="preserve">import 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>csv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</w:r>
      <w:r w:rsidRPr="00007ABF">
        <w:rPr>
          <w:rFonts w:ascii="Menlo" w:hAnsi="Menlo" w:cs="Menlo"/>
          <w:b/>
          <w:bCs/>
          <w:color w:val="000080"/>
          <w:sz w:val="15"/>
          <w:szCs w:val="15"/>
          <w:lang w:val="en-US"/>
        </w:rPr>
        <w:t xml:space="preserve">import 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>copy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</w:r>
      <w:r w:rsidRPr="00007ABF">
        <w:rPr>
          <w:rFonts w:ascii="Menlo" w:hAnsi="Menlo" w:cs="Menlo"/>
          <w:i/>
          <w:iCs/>
          <w:color w:val="808080"/>
          <w:sz w:val="15"/>
          <w:szCs w:val="15"/>
          <w:lang w:val="en-US"/>
        </w:rPr>
        <w:t xml:space="preserve"># </w:t>
      </w:r>
      <w:r w:rsidRPr="00007ABF">
        <w:rPr>
          <w:rFonts w:ascii="Menlo" w:hAnsi="Menlo" w:cs="Menlo"/>
          <w:i/>
          <w:iCs/>
          <w:color w:val="808080"/>
          <w:sz w:val="15"/>
          <w:szCs w:val="15"/>
        </w:rPr>
        <w:t>Функция</w:t>
      </w:r>
      <w:r w:rsidRPr="00007ABF">
        <w:rPr>
          <w:rFonts w:ascii="Menlo" w:hAnsi="Menlo" w:cs="Menlo"/>
          <w:i/>
          <w:iCs/>
          <w:color w:val="808080"/>
          <w:sz w:val="15"/>
          <w:szCs w:val="15"/>
          <w:lang w:val="en-US"/>
        </w:rPr>
        <w:t xml:space="preserve"> </w:t>
      </w:r>
      <w:r w:rsidRPr="00007ABF">
        <w:rPr>
          <w:rFonts w:ascii="Menlo" w:hAnsi="Menlo" w:cs="Menlo"/>
          <w:i/>
          <w:iCs/>
          <w:color w:val="808080"/>
          <w:sz w:val="15"/>
          <w:szCs w:val="15"/>
        </w:rPr>
        <w:t>импорта</w:t>
      </w:r>
      <w:r w:rsidRPr="00007ABF">
        <w:rPr>
          <w:rFonts w:ascii="Menlo" w:hAnsi="Menlo" w:cs="Menlo"/>
          <w:i/>
          <w:iCs/>
          <w:color w:val="808080"/>
          <w:sz w:val="15"/>
          <w:szCs w:val="15"/>
          <w:lang w:val="en-US"/>
        </w:rPr>
        <w:t xml:space="preserve"> </w:t>
      </w:r>
      <w:r w:rsidRPr="00007ABF">
        <w:rPr>
          <w:rFonts w:ascii="Menlo" w:hAnsi="Menlo" w:cs="Menlo"/>
          <w:i/>
          <w:iCs/>
          <w:color w:val="808080"/>
          <w:sz w:val="15"/>
          <w:szCs w:val="15"/>
        </w:rPr>
        <w:t>котировок</w:t>
      </w:r>
      <w:r w:rsidRPr="00007ABF">
        <w:rPr>
          <w:rFonts w:ascii="Menlo" w:hAnsi="Menlo" w:cs="Menlo"/>
          <w:i/>
          <w:iCs/>
          <w:color w:val="808080"/>
          <w:sz w:val="15"/>
          <w:szCs w:val="15"/>
          <w:lang w:val="en-US"/>
        </w:rPr>
        <w:br/>
      </w:r>
      <w:r w:rsidRPr="00007ABF">
        <w:rPr>
          <w:rFonts w:ascii="Menlo" w:hAnsi="Menlo" w:cs="Menlo"/>
          <w:b/>
          <w:bCs/>
          <w:color w:val="000080"/>
          <w:sz w:val="15"/>
          <w:szCs w:val="15"/>
          <w:lang w:val="en-US"/>
        </w:rPr>
        <w:t xml:space="preserve">def </w:t>
      </w:r>
      <w:proofErr w:type="spellStart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import_value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(filename):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  <w:t xml:space="preserve">    </w:t>
      </w:r>
      <w:proofErr w:type="spellStart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cost_rts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 xml:space="preserve"> = []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  <w:t xml:space="preserve">    </w:t>
      </w:r>
      <w:proofErr w:type="spellStart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date_rts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 xml:space="preserve"> = []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  <w:t xml:space="preserve">    </w:t>
      </w:r>
      <w:proofErr w:type="spellStart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csv.register_dialect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(</w:t>
      </w:r>
      <w:r w:rsidRPr="00007ABF">
        <w:rPr>
          <w:rFonts w:ascii="Menlo" w:hAnsi="Menlo" w:cs="Menlo"/>
          <w:b/>
          <w:bCs/>
          <w:color w:val="008080"/>
          <w:sz w:val="15"/>
          <w:szCs w:val="15"/>
          <w:lang w:val="en-US"/>
        </w:rPr>
        <w:t>'pipes'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 xml:space="preserve">, </w:t>
      </w:r>
      <w:r w:rsidRPr="00007ABF">
        <w:rPr>
          <w:rFonts w:ascii="Menlo" w:hAnsi="Menlo" w:cs="Menlo"/>
          <w:color w:val="660099"/>
          <w:sz w:val="15"/>
          <w:szCs w:val="15"/>
          <w:lang w:val="en-US"/>
        </w:rPr>
        <w:t>delimiter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>=</w:t>
      </w:r>
      <w:r w:rsidRPr="00007ABF">
        <w:rPr>
          <w:rFonts w:ascii="Menlo" w:hAnsi="Menlo" w:cs="Menlo"/>
          <w:b/>
          <w:bCs/>
          <w:color w:val="008080"/>
          <w:sz w:val="15"/>
          <w:szCs w:val="15"/>
          <w:lang w:val="en-US"/>
        </w:rPr>
        <w:t>';'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>)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  <w:t xml:space="preserve">    </w:t>
      </w:r>
      <w:r w:rsidRPr="00007ABF">
        <w:rPr>
          <w:rFonts w:ascii="Menlo" w:hAnsi="Menlo" w:cs="Menlo"/>
          <w:b/>
          <w:bCs/>
          <w:color w:val="000080"/>
          <w:sz w:val="15"/>
          <w:szCs w:val="15"/>
          <w:lang w:val="en-US"/>
        </w:rPr>
        <w:t xml:space="preserve">with </w:t>
      </w:r>
      <w:r w:rsidRPr="00007ABF">
        <w:rPr>
          <w:rFonts w:ascii="Menlo" w:hAnsi="Menlo" w:cs="Menlo"/>
          <w:color w:val="000080"/>
          <w:sz w:val="15"/>
          <w:szCs w:val="15"/>
          <w:lang w:val="en-US"/>
        </w:rPr>
        <w:t>open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 xml:space="preserve">(filename, </w:t>
      </w:r>
      <w:r w:rsidRPr="00007ABF">
        <w:rPr>
          <w:rFonts w:ascii="Menlo" w:hAnsi="Menlo" w:cs="Menlo"/>
          <w:b/>
          <w:bCs/>
          <w:color w:val="008080"/>
          <w:sz w:val="15"/>
          <w:szCs w:val="15"/>
          <w:lang w:val="en-US"/>
        </w:rPr>
        <w:t>'r'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 xml:space="preserve">, </w:t>
      </w:r>
      <w:r w:rsidRPr="00007ABF">
        <w:rPr>
          <w:rFonts w:ascii="Menlo" w:hAnsi="Menlo" w:cs="Menlo"/>
          <w:color w:val="660099"/>
          <w:sz w:val="15"/>
          <w:szCs w:val="15"/>
          <w:lang w:val="en-US"/>
        </w:rPr>
        <w:t>newline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>=</w:t>
      </w:r>
      <w:r w:rsidRPr="00007ABF">
        <w:rPr>
          <w:rFonts w:ascii="Menlo" w:hAnsi="Menlo" w:cs="Menlo"/>
          <w:b/>
          <w:bCs/>
          <w:color w:val="008080"/>
          <w:sz w:val="15"/>
          <w:szCs w:val="15"/>
          <w:lang w:val="en-US"/>
        </w:rPr>
        <w:t>''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 xml:space="preserve">) </w:t>
      </w:r>
      <w:r w:rsidRPr="00007ABF">
        <w:rPr>
          <w:rFonts w:ascii="Menlo" w:hAnsi="Menlo" w:cs="Menlo"/>
          <w:b/>
          <w:bCs/>
          <w:color w:val="000080"/>
          <w:sz w:val="15"/>
          <w:szCs w:val="15"/>
          <w:lang w:val="en-US"/>
        </w:rPr>
        <w:t xml:space="preserve">as </w:t>
      </w:r>
      <w:proofErr w:type="spellStart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csv_file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: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  <w:t xml:space="preserve">        reader = </w:t>
      </w:r>
      <w:proofErr w:type="spellStart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csv.reader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(</w:t>
      </w:r>
      <w:proofErr w:type="spellStart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csv_file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 xml:space="preserve">, </w:t>
      </w:r>
      <w:r w:rsidRPr="00007ABF">
        <w:rPr>
          <w:rFonts w:ascii="Menlo" w:hAnsi="Menlo" w:cs="Menlo"/>
          <w:color w:val="660099"/>
          <w:sz w:val="15"/>
          <w:szCs w:val="15"/>
          <w:lang w:val="en-US"/>
        </w:rPr>
        <w:t>dialect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>=</w:t>
      </w:r>
      <w:r w:rsidRPr="00007ABF">
        <w:rPr>
          <w:rFonts w:ascii="Menlo" w:hAnsi="Menlo" w:cs="Menlo"/>
          <w:b/>
          <w:bCs/>
          <w:color w:val="008080"/>
          <w:sz w:val="15"/>
          <w:szCs w:val="15"/>
          <w:lang w:val="en-US"/>
        </w:rPr>
        <w:t>'pipes'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>)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  <w:t xml:space="preserve">        </w:t>
      </w:r>
      <w:r w:rsidRPr="00007ABF">
        <w:rPr>
          <w:rFonts w:ascii="Menlo" w:hAnsi="Menlo" w:cs="Menlo"/>
          <w:b/>
          <w:bCs/>
          <w:color w:val="000080"/>
          <w:sz w:val="15"/>
          <w:szCs w:val="15"/>
          <w:lang w:val="en-US"/>
        </w:rPr>
        <w:t xml:space="preserve">for 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 xml:space="preserve">row </w:t>
      </w:r>
      <w:r w:rsidRPr="00007ABF">
        <w:rPr>
          <w:rFonts w:ascii="Menlo" w:hAnsi="Menlo" w:cs="Menlo"/>
          <w:b/>
          <w:bCs/>
          <w:color w:val="000080"/>
          <w:sz w:val="15"/>
          <w:szCs w:val="15"/>
          <w:lang w:val="en-US"/>
        </w:rPr>
        <w:t xml:space="preserve">in 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>reader: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  <w:t xml:space="preserve">            </w:t>
      </w:r>
      <w:r w:rsidRPr="00007ABF">
        <w:rPr>
          <w:rFonts w:ascii="Menlo" w:hAnsi="Menlo" w:cs="Menlo"/>
          <w:b/>
          <w:bCs/>
          <w:color w:val="000080"/>
          <w:sz w:val="15"/>
          <w:szCs w:val="15"/>
          <w:lang w:val="en-US"/>
        </w:rPr>
        <w:t>try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>: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  <w:t xml:space="preserve">                r = </w:t>
      </w:r>
      <w:r w:rsidRPr="00007ABF">
        <w:rPr>
          <w:rFonts w:ascii="Menlo" w:hAnsi="Menlo" w:cs="Menlo"/>
          <w:color w:val="000080"/>
          <w:sz w:val="15"/>
          <w:szCs w:val="15"/>
          <w:lang w:val="en-US"/>
        </w:rPr>
        <w:t>float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>(row[</w:t>
      </w:r>
      <w:r w:rsidRPr="00007ABF">
        <w:rPr>
          <w:rFonts w:ascii="Menlo" w:hAnsi="Menlo" w:cs="Menlo"/>
          <w:color w:val="0000FF"/>
          <w:sz w:val="15"/>
          <w:szCs w:val="15"/>
          <w:lang w:val="en-US"/>
        </w:rPr>
        <w:t>2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>])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  <w:t xml:space="preserve">                </w:t>
      </w:r>
      <w:proofErr w:type="spellStart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cost_rts.append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(r)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  <w:t xml:space="preserve">                </w:t>
      </w:r>
      <w:proofErr w:type="spellStart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date_rts.append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(row[</w:t>
      </w:r>
      <w:r w:rsidRPr="00007ABF">
        <w:rPr>
          <w:rFonts w:ascii="Menlo" w:hAnsi="Menlo" w:cs="Menlo"/>
          <w:color w:val="0000FF"/>
          <w:sz w:val="15"/>
          <w:szCs w:val="15"/>
          <w:lang w:val="en-US"/>
        </w:rPr>
        <w:t>0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>])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  <w:t xml:space="preserve">            </w:t>
      </w:r>
      <w:r w:rsidRPr="00007ABF">
        <w:rPr>
          <w:rFonts w:ascii="Menlo" w:hAnsi="Menlo" w:cs="Menlo"/>
          <w:b/>
          <w:bCs/>
          <w:color w:val="000080"/>
          <w:sz w:val="15"/>
          <w:szCs w:val="15"/>
          <w:lang w:val="en-US"/>
        </w:rPr>
        <w:t>except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>: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  <w:t xml:space="preserve">                </w:t>
      </w:r>
      <w:r w:rsidRPr="00007ABF">
        <w:rPr>
          <w:rFonts w:ascii="Menlo" w:hAnsi="Menlo" w:cs="Menlo"/>
          <w:b/>
          <w:bCs/>
          <w:color w:val="000080"/>
          <w:sz w:val="15"/>
          <w:szCs w:val="15"/>
          <w:lang w:val="en-US"/>
        </w:rPr>
        <w:t>pass</w:t>
      </w:r>
      <w:r w:rsidRPr="00007ABF">
        <w:rPr>
          <w:rFonts w:ascii="Menlo" w:hAnsi="Menlo" w:cs="Menlo"/>
          <w:b/>
          <w:bCs/>
          <w:color w:val="000080"/>
          <w:sz w:val="15"/>
          <w:szCs w:val="15"/>
          <w:lang w:val="en-US"/>
        </w:rPr>
        <w:br/>
      </w:r>
      <w:r w:rsidRPr="00007ABF">
        <w:rPr>
          <w:rFonts w:ascii="Menlo" w:hAnsi="Menlo" w:cs="Menlo"/>
          <w:b/>
          <w:bCs/>
          <w:color w:val="000080"/>
          <w:sz w:val="15"/>
          <w:szCs w:val="15"/>
          <w:lang w:val="en-US"/>
        </w:rPr>
        <w:br/>
        <w:t xml:space="preserve">    </w:t>
      </w:r>
      <w:proofErr w:type="spellStart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new_data_rts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 xml:space="preserve"> = []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  <w:t xml:space="preserve">    </w:t>
      </w:r>
      <w:r w:rsidRPr="00007ABF">
        <w:rPr>
          <w:rFonts w:ascii="Menlo" w:hAnsi="Menlo" w:cs="Menlo"/>
          <w:b/>
          <w:bCs/>
          <w:color w:val="000080"/>
          <w:sz w:val="15"/>
          <w:szCs w:val="15"/>
          <w:lang w:val="en-US"/>
        </w:rPr>
        <w:t xml:space="preserve">for </w:t>
      </w:r>
      <w:proofErr w:type="spellStart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i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 xml:space="preserve"> </w:t>
      </w:r>
      <w:r w:rsidRPr="00007ABF">
        <w:rPr>
          <w:rFonts w:ascii="Menlo" w:hAnsi="Menlo" w:cs="Menlo"/>
          <w:b/>
          <w:bCs/>
          <w:color w:val="000080"/>
          <w:sz w:val="15"/>
          <w:szCs w:val="15"/>
          <w:lang w:val="en-US"/>
        </w:rPr>
        <w:t xml:space="preserve">in </w:t>
      </w:r>
      <w:proofErr w:type="spellStart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date_rts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: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  <w:t xml:space="preserve">        temp = </w:t>
      </w:r>
      <w:proofErr w:type="spellStart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i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[:</w:t>
      </w:r>
      <w:r w:rsidRPr="00007ABF">
        <w:rPr>
          <w:rFonts w:ascii="Menlo" w:hAnsi="Menlo" w:cs="Menlo"/>
          <w:color w:val="0000FF"/>
          <w:sz w:val="15"/>
          <w:szCs w:val="15"/>
          <w:lang w:val="en-US"/>
        </w:rPr>
        <w:t>4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 xml:space="preserve">] + </w:t>
      </w:r>
      <w:r w:rsidRPr="00007ABF">
        <w:rPr>
          <w:rFonts w:ascii="Menlo" w:hAnsi="Menlo" w:cs="Menlo"/>
          <w:b/>
          <w:bCs/>
          <w:color w:val="008080"/>
          <w:sz w:val="15"/>
          <w:szCs w:val="15"/>
          <w:lang w:val="en-US"/>
        </w:rPr>
        <w:t xml:space="preserve">"-" 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 xml:space="preserve">+ </w:t>
      </w:r>
      <w:proofErr w:type="spellStart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i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[</w:t>
      </w:r>
      <w:r w:rsidRPr="00007ABF">
        <w:rPr>
          <w:rFonts w:ascii="Menlo" w:hAnsi="Menlo" w:cs="Menlo"/>
          <w:color w:val="0000FF"/>
          <w:sz w:val="15"/>
          <w:szCs w:val="15"/>
          <w:lang w:val="en-US"/>
        </w:rPr>
        <w:t>4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>:</w:t>
      </w:r>
      <w:r w:rsidRPr="00007ABF">
        <w:rPr>
          <w:rFonts w:ascii="Menlo" w:hAnsi="Menlo" w:cs="Menlo"/>
          <w:color w:val="0000FF"/>
          <w:sz w:val="15"/>
          <w:szCs w:val="15"/>
          <w:lang w:val="en-US"/>
        </w:rPr>
        <w:t>6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 xml:space="preserve">] + </w:t>
      </w:r>
      <w:r w:rsidRPr="00007ABF">
        <w:rPr>
          <w:rFonts w:ascii="Menlo" w:hAnsi="Menlo" w:cs="Menlo"/>
          <w:b/>
          <w:bCs/>
          <w:color w:val="008080"/>
          <w:sz w:val="15"/>
          <w:szCs w:val="15"/>
          <w:lang w:val="en-US"/>
        </w:rPr>
        <w:t xml:space="preserve">"-" 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 xml:space="preserve">+ </w:t>
      </w:r>
      <w:proofErr w:type="spellStart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i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[</w:t>
      </w:r>
      <w:r w:rsidRPr="00007ABF">
        <w:rPr>
          <w:rFonts w:ascii="Menlo" w:hAnsi="Menlo" w:cs="Menlo"/>
          <w:color w:val="0000FF"/>
          <w:sz w:val="15"/>
          <w:szCs w:val="15"/>
          <w:lang w:val="en-US"/>
        </w:rPr>
        <w:t>6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>:</w:t>
      </w:r>
      <w:r w:rsidRPr="00007ABF">
        <w:rPr>
          <w:rFonts w:ascii="Menlo" w:hAnsi="Menlo" w:cs="Menlo"/>
          <w:color w:val="0000FF"/>
          <w:sz w:val="15"/>
          <w:szCs w:val="15"/>
          <w:lang w:val="en-US"/>
        </w:rPr>
        <w:t>8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>]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  <w:t xml:space="preserve">        </w:t>
      </w:r>
      <w:proofErr w:type="spellStart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new_data_rts.append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(temp)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  <w:t xml:space="preserve">    </w:t>
      </w:r>
      <w:r w:rsidRPr="00007ABF">
        <w:rPr>
          <w:rFonts w:ascii="Menlo" w:hAnsi="Menlo" w:cs="Menlo"/>
          <w:b/>
          <w:bCs/>
          <w:color w:val="000080"/>
          <w:sz w:val="15"/>
          <w:szCs w:val="15"/>
          <w:lang w:val="en-US"/>
        </w:rPr>
        <w:t xml:space="preserve">return </w:t>
      </w:r>
      <w:proofErr w:type="spellStart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new_data_rts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 xml:space="preserve">, </w:t>
      </w:r>
      <w:proofErr w:type="spellStart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cost_rts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</w:r>
      <w:r w:rsidRPr="00007ABF">
        <w:rPr>
          <w:rFonts w:ascii="Menlo" w:hAnsi="Menlo" w:cs="Menlo"/>
          <w:b/>
          <w:bCs/>
          <w:color w:val="000080"/>
          <w:sz w:val="15"/>
          <w:szCs w:val="15"/>
          <w:lang w:val="en-US"/>
        </w:rPr>
        <w:t xml:space="preserve">class 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>Model: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  <w:t xml:space="preserve">    </w:t>
      </w:r>
      <w:r w:rsidRPr="00007ABF">
        <w:rPr>
          <w:rFonts w:ascii="Menlo" w:hAnsi="Menlo" w:cs="Menlo"/>
          <w:b/>
          <w:bCs/>
          <w:color w:val="000080"/>
          <w:sz w:val="15"/>
          <w:szCs w:val="15"/>
          <w:lang w:val="en-US"/>
        </w:rPr>
        <w:t xml:space="preserve">def </w:t>
      </w:r>
      <w:r w:rsidRPr="00007ABF">
        <w:rPr>
          <w:rFonts w:ascii="Menlo" w:hAnsi="Menlo" w:cs="Menlo"/>
          <w:color w:val="B200B2"/>
          <w:sz w:val="15"/>
          <w:szCs w:val="15"/>
          <w:lang w:val="en-US"/>
        </w:rPr>
        <w:t>__</w:t>
      </w:r>
      <w:proofErr w:type="spellStart"/>
      <w:r w:rsidRPr="00007ABF">
        <w:rPr>
          <w:rFonts w:ascii="Menlo" w:hAnsi="Menlo" w:cs="Menlo"/>
          <w:color w:val="B200B2"/>
          <w:sz w:val="15"/>
          <w:szCs w:val="15"/>
          <w:lang w:val="en-US"/>
        </w:rPr>
        <w:t>init</w:t>
      </w:r>
      <w:proofErr w:type="spellEnd"/>
      <w:r w:rsidRPr="00007ABF">
        <w:rPr>
          <w:rFonts w:ascii="Menlo" w:hAnsi="Menlo" w:cs="Menlo"/>
          <w:color w:val="B200B2"/>
          <w:sz w:val="15"/>
          <w:szCs w:val="15"/>
          <w:lang w:val="en-US"/>
        </w:rPr>
        <w:t>__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>(</w:t>
      </w:r>
      <w:r w:rsidRPr="00007ABF">
        <w:rPr>
          <w:rFonts w:ascii="Menlo" w:hAnsi="Menlo" w:cs="Menlo"/>
          <w:color w:val="94558D"/>
          <w:sz w:val="15"/>
          <w:szCs w:val="15"/>
          <w:lang w:val="en-US"/>
        </w:rPr>
        <w:t>self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>, option):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  <w:t xml:space="preserve">        </w:t>
      </w:r>
      <w:proofErr w:type="spellStart"/>
      <w:r w:rsidRPr="00007ABF">
        <w:rPr>
          <w:rFonts w:ascii="Menlo" w:hAnsi="Menlo" w:cs="Menlo"/>
          <w:color w:val="94558D"/>
          <w:sz w:val="15"/>
          <w:szCs w:val="15"/>
          <w:lang w:val="en-US"/>
        </w:rPr>
        <w:t>self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>.option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 xml:space="preserve"> = option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  <w:t xml:space="preserve">        </w:t>
      </w:r>
      <w:proofErr w:type="spellStart"/>
      <w:r w:rsidRPr="00007ABF">
        <w:rPr>
          <w:rFonts w:ascii="Menlo" w:hAnsi="Menlo" w:cs="Menlo"/>
          <w:color w:val="94558D"/>
          <w:sz w:val="15"/>
          <w:szCs w:val="15"/>
          <w:lang w:val="en-US"/>
        </w:rPr>
        <w:t>self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>.n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 xml:space="preserve"> = </w:t>
      </w:r>
      <w:r w:rsidRPr="00007ABF">
        <w:rPr>
          <w:rFonts w:ascii="Menlo" w:hAnsi="Menlo" w:cs="Menlo"/>
          <w:color w:val="0000FF"/>
          <w:sz w:val="15"/>
          <w:szCs w:val="15"/>
          <w:lang w:val="en-US"/>
        </w:rPr>
        <w:t>0</w:t>
      </w:r>
      <w:r w:rsidRPr="00007ABF">
        <w:rPr>
          <w:rFonts w:ascii="Menlo" w:hAnsi="Menlo" w:cs="Menlo"/>
          <w:color w:val="0000FF"/>
          <w:sz w:val="15"/>
          <w:szCs w:val="15"/>
          <w:lang w:val="en-US"/>
        </w:rPr>
        <w:br/>
      </w:r>
      <w:r w:rsidRPr="00007ABF">
        <w:rPr>
          <w:rFonts w:ascii="Menlo" w:hAnsi="Menlo" w:cs="Menlo"/>
          <w:color w:val="0000FF"/>
          <w:sz w:val="15"/>
          <w:szCs w:val="15"/>
          <w:lang w:val="en-US"/>
        </w:rPr>
        <w:br/>
        <w:t xml:space="preserve">        </w:t>
      </w:r>
      <w:proofErr w:type="spellStart"/>
      <w:r w:rsidRPr="00007ABF">
        <w:rPr>
          <w:rFonts w:ascii="Menlo" w:hAnsi="Menlo" w:cs="Menlo"/>
          <w:color w:val="94558D"/>
          <w:sz w:val="15"/>
          <w:szCs w:val="15"/>
          <w:lang w:val="en-US"/>
        </w:rPr>
        <w:t>self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>.y_axis_min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 xml:space="preserve"> = </w:t>
      </w:r>
      <w:r w:rsidRPr="00007ABF">
        <w:rPr>
          <w:rFonts w:ascii="Menlo" w:hAnsi="Menlo" w:cs="Menlo"/>
          <w:color w:val="0000FF"/>
          <w:sz w:val="15"/>
          <w:szCs w:val="15"/>
          <w:lang w:val="en-US"/>
        </w:rPr>
        <w:t>0</w:t>
      </w:r>
      <w:r w:rsidRPr="00007ABF">
        <w:rPr>
          <w:rFonts w:ascii="Menlo" w:hAnsi="Menlo" w:cs="Menlo"/>
          <w:color w:val="0000FF"/>
          <w:sz w:val="15"/>
          <w:szCs w:val="15"/>
          <w:lang w:val="en-US"/>
        </w:rPr>
        <w:br/>
        <w:t xml:space="preserve">        </w:t>
      </w:r>
      <w:proofErr w:type="spellStart"/>
      <w:r w:rsidRPr="00007ABF">
        <w:rPr>
          <w:rFonts w:ascii="Menlo" w:hAnsi="Menlo" w:cs="Menlo"/>
          <w:color w:val="94558D"/>
          <w:sz w:val="15"/>
          <w:szCs w:val="15"/>
          <w:lang w:val="en-US"/>
        </w:rPr>
        <w:t>self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>.y_axis_max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 xml:space="preserve"> = </w:t>
      </w:r>
      <w:r w:rsidRPr="00007ABF">
        <w:rPr>
          <w:rFonts w:ascii="Menlo" w:hAnsi="Menlo" w:cs="Menlo"/>
          <w:color w:val="0000FF"/>
          <w:sz w:val="15"/>
          <w:szCs w:val="15"/>
          <w:lang w:val="en-US"/>
        </w:rPr>
        <w:t>0</w:t>
      </w:r>
      <w:r w:rsidRPr="00007ABF">
        <w:rPr>
          <w:rFonts w:ascii="Menlo" w:hAnsi="Menlo" w:cs="Menlo"/>
          <w:color w:val="0000FF"/>
          <w:sz w:val="15"/>
          <w:szCs w:val="15"/>
          <w:lang w:val="en-US"/>
        </w:rPr>
        <w:br/>
      </w:r>
      <w:r w:rsidRPr="00007ABF">
        <w:rPr>
          <w:rFonts w:ascii="Menlo" w:hAnsi="Menlo" w:cs="Menlo"/>
          <w:color w:val="0000FF"/>
          <w:sz w:val="15"/>
          <w:szCs w:val="15"/>
          <w:lang w:val="en-US"/>
        </w:rPr>
        <w:br/>
        <w:t xml:space="preserve">        </w:t>
      </w:r>
      <w:r w:rsidRPr="00007ABF">
        <w:rPr>
          <w:rFonts w:ascii="Menlo" w:hAnsi="Menlo" w:cs="Menlo"/>
          <w:color w:val="94558D"/>
          <w:sz w:val="15"/>
          <w:szCs w:val="15"/>
          <w:lang w:val="en-US"/>
        </w:rPr>
        <w:t>self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 xml:space="preserve">.y_gaps_10 = []  </w:t>
      </w:r>
      <w:r w:rsidRPr="00007ABF">
        <w:rPr>
          <w:rFonts w:ascii="Menlo" w:hAnsi="Menlo" w:cs="Menlo"/>
          <w:i/>
          <w:iCs/>
          <w:color w:val="808080"/>
          <w:sz w:val="15"/>
          <w:szCs w:val="15"/>
          <w:lang w:val="en-US"/>
        </w:rPr>
        <w:t xml:space="preserve"># </w:t>
      </w:r>
      <w:r w:rsidRPr="00007ABF">
        <w:rPr>
          <w:rFonts w:ascii="Menlo" w:hAnsi="Menlo" w:cs="Menlo"/>
          <w:i/>
          <w:iCs/>
          <w:color w:val="808080"/>
          <w:sz w:val="15"/>
          <w:szCs w:val="15"/>
        </w:rPr>
        <w:t>Промежутки</w:t>
      </w:r>
      <w:r w:rsidRPr="00007ABF">
        <w:rPr>
          <w:rFonts w:ascii="Menlo" w:hAnsi="Menlo" w:cs="Menlo"/>
          <w:i/>
          <w:iCs/>
          <w:color w:val="808080"/>
          <w:sz w:val="15"/>
          <w:szCs w:val="15"/>
          <w:lang w:val="en-US"/>
        </w:rPr>
        <w:t xml:space="preserve"> </w:t>
      </w:r>
      <w:r w:rsidRPr="00007ABF">
        <w:rPr>
          <w:rFonts w:ascii="Menlo" w:hAnsi="Menlo" w:cs="Menlo"/>
          <w:i/>
          <w:iCs/>
          <w:color w:val="808080"/>
          <w:sz w:val="15"/>
          <w:szCs w:val="15"/>
        </w:rPr>
        <w:t>исходных</w:t>
      </w:r>
      <w:r w:rsidRPr="00007ABF">
        <w:rPr>
          <w:rFonts w:ascii="Menlo" w:hAnsi="Menlo" w:cs="Menlo"/>
          <w:i/>
          <w:iCs/>
          <w:color w:val="808080"/>
          <w:sz w:val="15"/>
          <w:szCs w:val="15"/>
          <w:lang w:val="en-US"/>
        </w:rPr>
        <w:t xml:space="preserve"> </w:t>
      </w:r>
      <w:r w:rsidRPr="00007ABF">
        <w:rPr>
          <w:rFonts w:ascii="Menlo" w:hAnsi="Menlo" w:cs="Menlo"/>
          <w:i/>
          <w:iCs/>
          <w:color w:val="808080"/>
          <w:sz w:val="15"/>
          <w:szCs w:val="15"/>
        </w:rPr>
        <w:t>данных</w:t>
      </w:r>
      <w:r w:rsidRPr="00007ABF">
        <w:rPr>
          <w:rFonts w:ascii="Menlo" w:hAnsi="Menlo" w:cs="Menlo"/>
          <w:i/>
          <w:iCs/>
          <w:color w:val="808080"/>
          <w:sz w:val="15"/>
          <w:szCs w:val="15"/>
          <w:lang w:val="en-US"/>
        </w:rPr>
        <w:br/>
      </w:r>
      <w:r w:rsidRPr="00007ABF">
        <w:rPr>
          <w:rFonts w:ascii="Menlo" w:hAnsi="Menlo" w:cs="Menlo"/>
          <w:i/>
          <w:iCs/>
          <w:color w:val="808080"/>
          <w:sz w:val="15"/>
          <w:szCs w:val="15"/>
          <w:lang w:val="en-US"/>
        </w:rPr>
        <w:br/>
        <w:t xml:space="preserve">        </w:t>
      </w:r>
      <w:proofErr w:type="spellStart"/>
      <w:r w:rsidRPr="00007ABF">
        <w:rPr>
          <w:rFonts w:ascii="Menlo" w:hAnsi="Menlo" w:cs="Menlo"/>
          <w:color w:val="94558D"/>
          <w:sz w:val="15"/>
          <w:szCs w:val="15"/>
          <w:lang w:val="en-US"/>
        </w:rPr>
        <w:t>self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>.graph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 xml:space="preserve"> = </w:t>
      </w:r>
      <w:r w:rsidRPr="00007ABF">
        <w:rPr>
          <w:rFonts w:ascii="Menlo" w:hAnsi="Menlo" w:cs="Menlo"/>
          <w:color w:val="0000FF"/>
          <w:sz w:val="15"/>
          <w:szCs w:val="15"/>
          <w:lang w:val="en-US"/>
        </w:rPr>
        <w:t>0</w:t>
      </w:r>
      <w:r w:rsidRPr="00007ABF">
        <w:rPr>
          <w:rFonts w:ascii="Menlo" w:hAnsi="Menlo" w:cs="Menlo"/>
          <w:color w:val="0000FF"/>
          <w:sz w:val="15"/>
          <w:szCs w:val="15"/>
          <w:lang w:val="en-US"/>
        </w:rPr>
        <w:br/>
      </w:r>
      <w:r w:rsidRPr="00007ABF">
        <w:rPr>
          <w:rFonts w:ascii="Menlo" w:hAnsi="Menlo" w:cs="Menlo"/>
          <w:color w:val="0000FF"/>
          <w:sz w:val="15"/>
          <w:szCs w:val="15"/>
          <w:lang w:val="en-US"/>
        </w:rPr>
        <w:br/>
        <w:t xml:space="preserve">    </w:t>
      </w:r>
      <w:r w:rsidRPr="00007ABF">
        <w:rPr>
          <w:rFonts w:ascii="Menlo" w:hAnsi="Menlo" w:cs="Menlo"/>
          <w:i/>
          <w:iCs/>
          <w:color w:val="808080"/>
          <w:sz w:val="15"/>
          <w:szCs w:val="15"/>
          <w:lang w:val="en-US"/>
        </w:rPr>
        <w:t xml:space="preserve"># </w:t>
      </w:r>
      <w:r w:rsidRPr="00007ABF">
        <w:rPr>
          <w:rFonts w:ascii="Menlo" w:hAnsi="Menlo" w:cs="Menlo"/>
          <w:i/>
          <w:iCs/>
          <w:color w:val="808080"/>
          <w:sz w:val="15"/>
          <w:szCs w:val="15"/>
        </w:rPr>
        <w:t>Расчет</w:t>
      </w:r>
      <w:r w:rsidRPr="00007ABF">
        <w:rPr>
          <w:rFonts w:ascii="Menlo" w:hAnsi="Menlo" w:cs="Menlo"/>
          <w:i/>
          <w:iCs/>
          <w:color w:val="808080"/>
          <w:sz w:val="15"/>
          <w:szCs w:val="15"/>
          <w:lang w:val="en-US"/>
        </w:rPr>
        <w:t xml:space="preserve"> </w:t>
      </w:r>
      <w:r w:rsidRPr="00007ABF">
        <w:rPr>
          <w:rFonts w:ascii="Menlo" w:hAnsi="Menlo" w:cs="Menlo"/>
          <w:i/>
          <w:iCs/>
          <w:color w:val="808080"/>
          <w:sz w:val="15"/>
          <w:szCs w:val="15"/>
        </w:rPr>
        <w:t>геометрического</w:t>
      </w:r>
      <w:r w:rsidRPr="00007ABF">
        <w:rPr>
          <w:rFonts w:ascii="Menlo" w:hAnsi="Menlo" w:cs="Menlo"/>
          <w:i/>
          <w:iCs/>
          <w:color w:val="808080"/>
          <w:sz w:val="15"/>
          <w:szCs w:val="15"/>
          <w:lang w:val="en-US"/>
        </w:rPr>
        <w:t xml:space="preserve"> </w:t>
      </w:r>
      <w:r w:rsidRPr="00007ABF">
        <w:rPr>
          <w:rFonts w:ascii="Menlo" w:hAnsi="Menlo" w:cs="Menlo"/>
          <w:i/>
          <w:iCs/>
          <w:color w:val="808080"/>
          <w:sz w:val="15"/>
          <w:szCs w:val="15"/>
        </w:rPr>
        <w:t>Броуновского</w:t>
      </w:r>
      <w:r w:rsidRPr="00007ABF">
        <w:rPr>
          <w:rFonts w:ascii="Menlo" w:hAnsi="Menlo" w:cs="Menlo"/>
          <w:i/>
          <w:iCs/>
          <w:color w:val="808080"/>
          <w:sz w:val="15"/>
          <w:szCs w:val="15"/>
          <w:lang w:val="en-US"/>
        </w:rPr>
        <w:t xml:space="preserve"> </w:t>
      </w:r>
      <w:r w:rsidRPr="00007ABF">
        <w:rPr>
          <w:rFonts w:ascii="Menlo" w:hAnsi="Menlo" w:cs="Menlo"/>
          <w:i/>
          <w:iCs/>
          <w:color w:val="808080"/>
          <w:sz w:val="15"/>
          <w:szCs w:val="15"/>
        </w:rPr>
        <w:t>движения</w:t>
      </w:r>
      <w:r w:rsidRPr="00007ABF">
        <w:rPr>
          <w:rFonts w:ascii="Menlo" w:hAnsi="Menlo" w:cs="Menlo"/>
          <w:i/>
          <w:iCs/>
          <w:color w:val="808080"/>
          <w:sz w:val="15"/>
          <w:szCs w:val="15"/>
          <w:lang w:val="en-US"/>
        </w:rPr>
        <w:br/>
        <w:t xml:space="preserve">    </w:t>
      </w:r>
      <w:r w:rsidRPr="00007ABF">
        <w:rPr>
          <w:rFonts w:ascii="Menlo" w:hAnsi="Menlo" w:cs="Menlo"/>
          <w:b/>
          <w:bCs/>
          <w:color w:val="000080"/>
          <w:sz w:val="15"/>
          <w:szCs w:val="15"/>
          <w:lang w:val="en-US"/>
        </w:rPr>
        <w:t xml:space="preserve">def </w:t>
      </w:r>
      <w:proofErr w:type="spellStart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gbm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(</w:t>
      </w:r>
      <w:r w:rsidRPr="00007ABF">
        <w:rPr>
          <w:rFonts w:ascii="Menlo" w:hAnsi="Menlo" w:cs="Menlo"/>
          <w:color w:val="94558D"/>
          <w:sz w:val="15"/>
          <w:szCs w:val="15"/>
          <w:lang w:val="en-US"/>
        </w:rPr>
        <w:t>self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>):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  <w:t xml:space="preserve">        </w:t>
      </w:r>
      <w:proofErr w:type="spellStart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all_y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 xml:space="preserve"> = []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  <w:t xml:space="preserve">        </w:t>
      </w:r>
      <w:r w:rsidRPr="00007ABF">
        <w:rPr>
          <w:rFonts w:ascii="Menlo" w:hAnsi="Menlo" w:cs="Menlo"/>
          <w:b/>
          <w:bCs/>
          <w:color w:val="000080"/>
          <w:sz w:val="15"/>
          <w:szCs w:val="15"/>
          <w:lang w:val="en-US"/>
        </w:rPr>
        <w:t xml:space="preserve">for </w:t>
      </w:r>
      <w:proofErr w:type="spellStart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i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 xml:space="preserve"> </w:t>
      </w:r>
      <w:r w:rsidRPr="00007ABF">
        <w:rPr>
          <w:rFonts w:ascii="Menlo" w:hAnsi="Menlo" w:cs="Menlo"/>
          <w:b/>
          <w:bCs/>
          <w:color w:val="000080"/>
          <w:sz w:val="15"/>
          <w:szCs w:val="15"/>
          <w:lang w:val="en-US"/>
        </w:rPr>
        <w:t xml:space="preserve">in </w:t>
      </w:r>
      <w:r w:rsidRPr="00007ABF">
        <w:rPr>
          <w:rFonts w:ascii="Menlo" w:hAnsi="Menlo" w:cs="Menlo"/>
          <w:color w:val="000080"/>
          <w:sz w:val="15"/>
          <w:szCs w:val="15"/>
          <w:lang w:val="en-US"/>
        </w:rPr>
        <w:t>range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>(</w:t>
      </w:r>
      <w:proofErr w:type="spellStart"/>
      <w:r w:rsidRPr="00007ABF">
        <w:rPr>
          <w:rFonts w:ascii="Menlo" w:hAnsi="Menlo" w:cs="Menlo"/>
          <w:color w:val="000080"/>
          <w:sz w:val="15"/>
          <w:szCs w:val="15"/>
          <w:lang w:val="en-US"/>
        </w:rPr>
        <w:t>len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(</w:t>
      </w:r>
      <w:r w:rsidRPr="00007ABF">
        <w:rPr>
          <w:rFonts w:ascii="Menlo" w:hAnsi="Menlo" w:cs="Menlo"/>
          <w:color w:val="94558D"/>
          <w:sz w:val="15"/>
          <w:szCs w:val="15"/>
          <w:lang w:val="en-US"/>
        </w:rPr>
        <w:t>self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>.y_gaps_10)):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  <w:t xml:space="preserve">            y = </w:t>
      </w:r>
      <w:proofErr w:type="spellStart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copy.deepcopy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(</w:t>
      </w:r>
      <w:r w:rsidRPr="00007ABF">
        <w:rPr>
          <w:rFonts w:ascii="Menlo" w:hAnsi="Menlo" w:cs="Menlo"/>
          <w:color w:val="94558D"/>
          <w:sz w:val="15"/>
          <w:szCs w:val="15"/>
          <w:lang w:val="en-US"/>
        </w:rPr>
        <w:t>self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>.y_gaps_10[</w:t>
      </w:r>
      <w:proofErr w:type="spellStart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i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])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  <w:t xml:space="preserve">            n = </w:t>
      </w:r>
      <w:proofErr w:type="spellStart"/>
      <w:r w:rsidRPr="00007ABF">
        <w:rPr>
          <w:rFonts w:ascii="Menlo" w:hAnsi="Menlo" w:cs="Menlo"/>
          <w:color w:val="000080"/>
          <w:sz w:val="15"/>
          <w:szCs w:val="15"/>
          <w:lang w:val="en-US"/>
        </w:rPr>
        <w:t>len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(y)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  <w:t xml:space="preserve">            returns = []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  <w:t xml:space="preserve">            </w:t>
      </w:r>
      <w:r w:rsidRPr="00007ABF">
        <w:rPr>
          <w:rFonts w:ascii="Menlo" w:hAnsi="Menlo" w:cs="Menlo"/>
          <w:b/>
          <w:bCs/>
          <w:color w:val="000080"/>
          <w:sz w:val="15"/>
          <w:szCs w:val="15"/>
          <w:lang w:val="en-US"/>
        </w:rPr>
        <w:t xml:space="preserve">for </w:t>
      </w:r>
      <w:proofErr w:type="spellStart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i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 xml:space="preserve"> </w:t>
      </w:r>
      <w:r w:rsidRPr="00007ABF">
        <w:rPr>
          <w:rFonts w:ascii="Menlo" w:hAnsi="Menlo" w:cs="Menlo"/>
          <w:b/>
          <w:bCs/>
          <w:color w:val="000080"/>
          <w:sz w:val="15"/>
          <w:szCs w:val="15"/>
          <w:lang w:val="en-US"/>
        </w:rPr>
        <w:t xml:space="preserve">in </w:t>
      </w:r>
      <w:r w:rsidRPr="00007ABF">
        <w:rPr>
          <w:rFonts w:ascii="Menlo" w:hAnsi="Menlo" w:cs="Menlo"/>
          <w:color w:val="000080"/>
          <w:sz w:val="15"/>
          <w:szCs w:val="15"/>
          <w:lang w:val="en-US"/>
        </w:rPr>
        <w:t>range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>(</w:t>
      </w:r>
      <w:r w:rsidRPr="00007ABF">
        <w:rPr>
          <w:rFonts w:ascii="Menlo" w:hAnsi="Menlo" w:cs="Menlo"/>
          <w:color w:val="0000FF"/>
          <w:sz w:val="15"/>
          <w:szCs w:val="15"/>
          <w:lang w:val="en-US"/>
        </w:rPr>
        <w:t>1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>, n):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  <w:t xml:space="preserve">                value = (y[</w:t>
      </w:r>
      <w:proofErr w:type="spellStart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i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] - y[</w:t>
      </w:r>
      <w:proofErr w:type="spellStart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i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 xml:space="preserve"> - </w:t>
      </w:r>
      <w:r w:rsidRPr="00007ABF">
        <w:rPr>
          <w:rFonts w:ascii="Menlo" w:hAnsi="Menlo" w:cs="Menlo"/>
          <w:color w:val="0000FF"/>
          <w:sz w:val="15"/>
          <w:szCs w:val="15"/>
          <w:lang w:val="en-US"/>
        </w:rPr>
        <w:t>1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>]) / y[</w:t>
      </w:r>
      <w:proofErr w:type="spellStart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i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 xml:space="preserve"> - </w:t>
      </w:r>
      <w:r w:rsidRPr="00007ABF">
        <w:rPr>
          <w:rFonts w:ascii="Menlo" w:hAnsi="Menlo" w:cs="Menlo"/>
          <w:color w:val="0000FF"/>
          <w:sz w:val="15"/>
          <w:szCs w:val="15"/>
          <w:lang w:val="en-US"/>
        </w:rPr>
        <w:t>1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>]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  <w:t xml:space="preserve">                </w:t>
      </w:r>
      <w:proofErr w:type="spellStart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returns.append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(value)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  <w:t xml:space="preserve">            returns = </w:t>
      </w:r>
      <w:proofErr w:type="spellStart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np.array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(returns)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  <w:t xml:space="preserve">            </w:t>
      </w:r>
      <w:proofErr w:type="spellStart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average_value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 xml:space="preserve"> = </w:t>
      </w:r>
      <w:proofErr w:type="spellStart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np.mean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(returns)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  <w:t xml:space="preserve">            </w:t>
      </w:r>
      <w:proofErr w:type="spellStart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standard_deviation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 xml:space="preserve"> = </w:t>
      </w:r>
      <w:proofErr w:type="spellStart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np.std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(returns)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  <w:t xml:space="preserve">            T = n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  <w:t xml:space="preserve">            mu = </w:t>
      </w:r>
      <w:proofErr w:type="spellStart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average_value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  <w:t xml:space="preserve">            sigma = </w:t>
      </w:r>
      <w:proofErr w:type="spellStart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standard_deviation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  <w:t xml:space="preserve">            S0 = y[</w:t>
      </w:r>
      <w:r w:rsidRPr="00007ABF">
        <w:rPr>
          <w:rFonts w:ascii="Menlo" w:hAnsi="Menlo" w:cs="Menlo"/>
          <w:color w:val="0000FF"/>
          <w:sz w:val="15"/>
          <w:szCs w:val="15"/>
          <w:lang w:val="en-US"/>
        </w:rPr>
        <w:t>0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>]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  <w:t xml:space="preserve">            </w:t>
      </w:r>
      <w:proofErr w:type="spellStart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dt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 xml:space="preserve"> = </w:t>
      </w:r>
      <w:r w:rsidRPr="00007ABF">
        <w:rPr>
          <w:rFonts w:ascii="Menlo" w:hAnsi="Menlo" w:cs="Menlo"/>
          <w:color w:val="0000FF"/>
          <w:sz w:val="15"/>
          <w:szCs w:val="15"/>
          <w:lang w:val="en-US"/>
        </w:rPr>
        <w:t>1</w:t>
      </w:r>
      <w:r w:rsidRPr="00007ABF">
        <w:rPr>
          <w:rFonts w:ascii="Menlo" w:hAnsi="Menlo" w:cs="Menlo"/>
          <w:color w:val="0000FF"/>
          <w:sz w:val="15"/>
          <w:szCs w:val="15"/>
          <w:lang w:val="en-US"/>
        </w:rPr>
        <w:br/>
        <w:t xml:space="preserve">            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 xml:space="preserve">N = </w:t>
      </w:r>
      <w:r w:rsidRPr="00007ABF">
        <w:rPr>
          <w:rFonts w:ascii="Menlo" w:hAnsi="Menlo" w:cs="Menlo"/>
          <w:color w:val="000080"/>
          <w:sz w:val="15"/>
          <w:szCs w:val="15"/>
          <w:lang w:val="en-US"/>
        </w:rPr>
        <w:t>round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 xml:space="preserve">(T / </w:t>
      </w:r>
      <w:proofErr w:type="spellStart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dt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)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  <w:t xml:space="preserve">            t = </w:t>
      </w:r>
      <w:proofErr w:type="spellStart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np.linspace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(</w:t>
      </w:r>
      <w:r w:rsidRPr="00007ABF">
        <w:rPr>
          <w:rFonts w:ascii="Menlo" w:hAnsi="Menlo" w:cs="Menlo"/>
          <w:color w:val="0000FF"/>
          <w:sz w:val="15"/>
          <w:szCs w:val="15"/>
          <w:lang w:val="en-US"/>
        </w:rPr>
        <w:t>0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>, T, N)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  <w:t xml:space="preserve">            W = </w:t>
      </w:r>
      <w:proofErr w:type="spellStart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np.random.standard_normal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(</w:t>
      </w:r>
      <w:r w:rsidRPr="00007ABF">
        <w:rPr>
          <w:rFonts w:ascii="Menlo" w:hAnsi="Menlo" w:cs="Menlo"/>
          <w:color w:val="660099"/>
          <w:sz w:val="15"/>
          <w:szCs w:val="15"/>
          <w:lang w:val="en-US"/>
        </w:rPr>
        <w:t>size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>=N)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  <w:t xml:space="preserve">            W = </w:t>
      </w:r>
      <w:proofErr w:type="spellStart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np.cumsum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 xml:space="preserve">(W) * </w:t>
      </w:r>
      <w:proofErr w:type="spellStart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np.sqrt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(</w:t>
      </w:r>
      <w:proofErr w:type="spellStart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dt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 xml:space="preserve">)  </w:t>
      </w:r>
      <w:r w:rsidRPr="00007ABF">
        <w:rPr>
          <w:rFonts w:ascii="Menlo" w:hAnsi="Menlo" w:cs="Menlo"/>
          <w:i/>
          <w:iCs/>
          <w:color w:val="808080"/>
          <w:sz w:val="15"/>
          <w:szCs w:val="15"/>
          <w:lang w:val="en-US"/>
        </w:rPr>
        <w:t xml:space="preserve">### standard </w:t>
      </w:r>
      <w:proofErr w:type="spellStart"/>
      <w:r w:rsidRPr="00007ABF">
        <w:rPr>
          <w:rFonts w:ascii="Menlo" w:hAnsi="Menlo" w:cs="Menlo"/>
          <w:i/>
          <w:iCs/>
          <w:color w:val="808080"/>
          <w:sz w:val="15"/>
          <w:szCs w:val="15"/>
          <w:lang w:val="en-US"/>
        </w:rPr>
        <w:t>brownian</w:t>
      </w:r>
      <w:proofErr w:type="spellEnd"/>
      <w:r w:rsidRPr="00007ABF">
        <w:rPr>
          <w:rFonts w:ascii="Menlo" w:hAnsi="Menlo" w:cs="Menlo"/>
          <w:i/>
          <w:iCs/>
          <w:color w:val="808080"/>
          <w:sz w:val="15"/>
          <w:szCs w:val="15"/>
          <w:lang w:val="en-US"/>
        </w:rPr>
        <w:t xml:space="preserve"> motion ###</w:t>
      </w:r>
      <w:r w:rsidRPr="00007ABF">
        <w:rPr>
          <w:rFonts w:ascii="Menlo" w:hAnsi="Menlo" w:cs="Menlo"/>
          <w:i/>
          <w:iCs/>
          <w:color w:val="808080"/>
          <w:sz w:val="15"/>
          <w:szCs w:val="15"/>
          <w:lang w:val="en-US"/>
        </w:rPr>
        <w:br/>
        <w:t xml:space="preserve">            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 xml:space="preserve">X = (mu - </w:t>
      </w:r>
      <w:r w:rsidRPr="00007ABF">
        <w:rPr>
          <w:rFonts w:ascii="Menlo" w:hAnsi="Menlo" w:cs="Menlo"/>
          <w:color w:val="0000FF"/>
          <w:sz w:val="15"/>
          <w:szCs w:val="15"/>
          <w:lang w:val="en-US"/>
        </w:rPr>
        <w:t xml:space="preserve">0.5 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 xml:space="preserve">* sigma ** </w:t>
      </w:r>
      <w:r w:rsidRPr="00007ABF">
        <w:rPr>
          <w:rFonts w:ascii="Menlo" w:hAnsi="Menlo" w:cs="Menlo"/>
          <w:color w:val="0000FF"/>
          <w:sz w:val="15"/>
          <w:szCs w:val="15"/>
          <w:lang w:val="en-US"/>
        </w:rPr>
        <w:t>2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>) * t + sigma * W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  <w:t xml:space="preserve">            S = S0 * </w:t>
      </w:r>
      <w:proofErr w:type="spellStart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np.exp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 xml:space="preserve">(X)  </w:t>
      </w:r>
      <w:r w:rsidRPr="00007ABF">
        <w:rPr>
          <w:rFonts w:ascii="Menlo" w:hAnsi="Menlo" w:cs="Menlo"/>
          <w:i/>
          <w:iCs/>
          <w:color w:val="808080"/>
          <w:sz w:val="15"/>
          <w:szCs w:val="15"/>
          <w:lang w:val="en-US"/>
        </w:rPr>
        <w:t xml:space="preserve">### geometric </w:t>
      </w:r>
      <w:proofErr w:type="spellStart"/>
      <w:r w:rsidRPr="00007ABF">
        <w:rPr>
          <w:rFonts w:ascii="Menlo" w:hAnsi="Menlo" w:cs="Menlo"/>
          <w:i/>
          <w:iCs/>
          <w:color w:val="808080"/>
          <w:sz w:val="15"/>
          <w:szCs w:val="15"/>
          <w:lang w:val="en-US"/>
        </w:rPr>
        <w:t>brownian</w:t>
      </w:r>
      <w:proofErr w:type="spellEnd"/>
      <w:r w:rsidRPr="00007ABF">
        <w:rPr>
          <w:rFonts w:ascii="Menlo" w:hAnsi="Menlo" w:cs="Menlo"/>
          <w:i/>
          <w:iCs/>
          <w:color w:val="808080"/>
          <w:sz w:val="15"/>
          <w:szCs w:val="15"/>
          <w:lang w:val="en-US"/>
        </w:rPr>
        <w:t xml:space="preserve"> motion ###</w:t>
      </w:r>
      <w:r w:rsidRPr="00007ABF">
        <w:rPr>
          <w:rFonts w:ascii="Menlo" w:hAnsi="Menlo" w:cs="Menlo"/>
          <w:i/>
          <w:iCs/>
          <w:color w:val="808080"/>
          <w:sz w:val="15"/>
          <w:szCs w:val="15"/>
          <w:lang w:val="en-US"/>
        </w:rPr>
        <w:br/>
      </w:r>
      <w:r w:rsidRPr="00007ABF">
        <w:rPr>
          <w:rFonts w:ascii="Menlo" w:hAnsi="Menlo" w:cs="Menlo"/>
          <w:i/>
          <w:iCs/>
          <w:color w:val="808080"/>
          <w:sz w:val="15"/>
          <w:szCs w:val="15"/>
          <w:lang w:val="en-US"/>
        </w:rPr>
        <w:br/>
        <w:t xml:space="preserve">            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 xml:space="preserve">y = </w:t>
      </w:r>
      <w:proofErr w:type="spellStart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S.tolist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()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  <w:t xml:space="preserve">            </w:t>
      </w:r>
      <w:proofErr w:type="spellStart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all_y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 xml:space="preserve"> += y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  <w:t xml:space="preserve">        n = </w:t>
      </w:r>
      <w:proofErr w:type="spellStart"/>
      <w:r w:rsidRPr="00007ABF">
        <w:rPr>
          <w:rFonts w:ascii="Menlo" w:hAnsi="Menlo" w:cs="Menlo"/>
          <w:color w:val="000080"/>
          <w:sz w:val="15"/>
          <w:szCs w:val="15"/>
          <w:lang w:val="en-US"/>
        </w:rPr>
        <w:t>len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(</w:t>
      </w:r>
      <w:proofErr w:type="spellStart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all_y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)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  <w:t xml:space="preserve">        </w:t>
      </w:r>
      <w:proofErr w:type="spellStart"/>
      <w:r w:rsidRPr="00007ABF">
        <w:rPr>
          <w:rFonts w:ascii="Menlo" w:hAnsi="Menlo" w:cs="Menlo"/>
          <w:color w:val="94558D"/>
          <w:sz w:val="15"/>
          <w:szCs w:val="15"/>
          <w:lang w:val="en-US"/>
        </w:rPr>
        <w:t>self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>.x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 xml:space="preserve"> = </w:t>
      </w:r>
      <w:proofErr w:type="spellStart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np.arange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(n)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  <w:t xml:space="preserve">        </w:t>
      </w:r>
      <w:proofErr w:type="spellStart"/>
      <w:r w:rsidRPr="00007ABF">
        <w:rPr>
          <w:rFonts w:ascii="Menlo" w:hAnsi="Menlo" w:cs="Menlo"/>
          <w:color w:val="94558D"/>
          <w:sz w:val="15"/>
          <w:szCs w:val="15"/>
          <w:lang w:val="en-US"/>
        </w:rPr>
        <w:t>self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>.y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 xml:space="preserve"> = </w:t>
      </w:r>
      <w:proofErr w:type="spellStart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np.array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(</w:t>
      </w:r>
      <w:proofErr w:type="spellStart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all_y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)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  <w:t xml:space="preserve">    </w:t>
      </w:r>
      <w:r w:rsidRPr="00007ABF">
        <w:rPr>
          <w:rFonts w:ascii="Menlo" w:hAnsi="Menlo" w:cs="Menlo"/>
          <w:i/>
          <w:iCs/>
          <w:color w:val="808080"/>
          <w:sz w:val="15"/>
          <w:szCs w:val="15"/>
          <w:lang w:val="en-US"/>
        </w:rPr>
        <w:t xml:space="preserve"># </w:t>
      </w:r>
      <w:r w:rsidRPr="00007ABF">
        <w:rPr>
          <w:rFonts w:ascii="Menlo" w:hAnsi="Menlo" w:cs="Menlo"/>
          <w:i/>
          <w:iCs/>
          <w:color w:val="808080"/>
          <w:sz w:val="15"/>
          <w:szCs w:val="15"/>
        </w:rPr>
        <w:t>Расчет</w:t>
      </w:r>
      <w:r w:rsidRPr="00007ABF">
        <w:rPr>
          <w:rFonts w:ascii="Menlo" w:hAnsi="Menlo" w:cs="Menlo"/>
          <w:i/>
          <w:iCs/>
          <w:color w:val="808080"/>
          <w:sz w:val="15"/>
          <w:szCs w:val="15"/>
          <w:lang w:val="en-US"/>
        </w:rPr>
        <w:t xml:space="preserve"> </w:t>
      </w:r>
      <w:r w:rsidRPr="00007ABF">
        <w:rPr>
          <w:rFonts w:ascii="Menlo" w:hAnsi="Menlo" w:cs="Menlo"/>
          <w:i/>
          <w:iCs/>
          <w:color w:val="808080"/>
          <w:sz w:val="15"/>
          <w:szCs w:val="15"/>
        </w:rPr>
        <w:t>промежутков</w:t>
      </w:r>
      <w:r w:rsidRPr="00007ABF">
        <w:rPr>
          <w:rFonts w:ascii="Menlo" w:hAnsi="Menlo" w:cs="Menlo"/>
          <w:i/>
          <w:iCs/>
          <w:color w:val="808080"/>
          <w:sz w:val="15"/>
          <w:szCs w:val="15"/>
          <w:lang w:val="en-US"/>
        </w:rPr>
        <w:br/>
        <w:t xml:space="preserve">    </w:t>
      </w:r>
      <w:r w:rsidRPr="00007ABF">
        <w:rPr>
          <w:rFonts w:ascii="Menlo" w:hAnsi="Menlo" w:cs="Menlo"/>
          <w:b/>
          <w:bCs/>
          <w:color w:val="000080"/>
          <w:sz w:val="15"/>
          <w:szCs w:val="15"/>
          <w:lang w:val="en-US"/>
        </w:rPr>
        <w:t xml:space="preserve">def </w:t>
      </w:r>
      <w:proofErr w:type="spellStart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highlight_gaps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(</w:t>
      </w:r>
      <w:r w:rsidRPr="00007ABF">
        <w:rPr>
          <w:rFonts w:ascii="Menlo" w:hAnsi="Menlo" w:cs="Menlo"/>
          <w:color w:val="94558D"/>
          <w:sz w:val="15"/>
          <w:szCs w:val="15"/>
          <w:lang w:val="en-US"/>
        </w:rPr>
        <w:t>self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>):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lastRenderedPageBreak/>
        <w:t xml:space="preserve">        interval = </w:t>
      </w:r>
      <w:proofErr w:type="spellStart"/>
      <w:r w:rsidRPr="00007ABF">
        <w:rPr>
          <w:rFonts w:ascii="Menlo" w:hAnsi="Menlo" w:cs="Menlo"/>
          <w:color w:val="000080"/>
          <w:sz w:val="15"/>
          <w:szCs w:val="15"/>
          <w:lang w:val="en-US"/>
        </w:rPr>
        <w:t>int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(</w:t>
      </w:r>
      <w:proofErr w:type="spellStart"/>
      <w:r w:rsidRPr="00007ABF">
        <w:rPr>
          <w:rFonts w:ascii="Menlo" w:hAnsi="Menlo" w:cs="Menlo"/>
          <w:color w:val="94558D"/>
          <w:sz w:val="15"/>
          <w:szCs w:val="15"/>
          <w:lang w:val="en-US"/>
        </w:rPr>
        <w:t>self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>.n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 xml:space="preserve"> / </w:t>
      </w:r>
      <w:r w:rsidRPr="00007ABF">
        <w:rPr>
          <w:rFonts w:ascii="Menlo" w:hAnsi="Menlo" w:cs="Menlo"/>
          <w:color w:val="0000FF"/>
          <w:sz w:val="15"/>
          <w:szCs w:val="15"/>
          <w:lang w:val="en-US"/>
        </w:rPr>
        <w:t>10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>)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  <w:t xml:space="preserve">        </w:t>
      </w:r>
      <w:r w:rsidRPr="00007ABF">
        <w:rPr>
          <w:rFonts w:ascii="Menlo" w:hAnsi="Menlo" w:cs="Menlo"/>
          <w:b/>
          <w:bCs/>
          <w:color w:val="000080"/>
          <w:sz w:val="15"/>
          <w:szCs w:val="15"/>
          <w:lang w:val="en-US"/>
        </w:rPr>
        <w:t xml:space="preserve">for </w:t>
      </w:r>
      <w:proofErr w:type="spellStart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i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 xml:space="preserve"> </w:t>
      </w:r>
      <w:r w:rsidRPr="00007ABF">
        <w:rPr>
          <w:rFonts w:ascii="Menlo" w:hAnsi="Menlo" w:cs="Menlo"/>
          <w:b/>
          <w:bCs/>
          <w:color w:val="000080"/>
          <w:sz w:val="15"/>
          <w:szCs w:val="15"/>
          <w:lang w:val="en-US"/>
        </w:rPr>
        <w:t xml:space="preserve">in </w:t>
      </w:r>
      <w:r w:rsidRPr="00007ABF">
        <w:rPr>
          <w:rFonts w:ascii="Menlo" w:hAnsi="Menlo" w:cs="Menlo"/>
          <w:color w:val="000080"/>
          <w:sz w:val="15"/>
          <w:szCs w:val="15"/>
          <w:lang w:val="en-US"/>
        </w:rPr>
        <w:t>range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>(</w:t>
      </w:r>
      <w:r w:rsidRPr="00007ABF">
        <w:rPr>
          <w:rFonts w:ascii="Menlo" w:hAnsi="Menlo" w:cs="Menlo"/>
          <w:color w:val="0000FF"/>
          <w:sz w:val="15"/>
          <w:szCs w:val="15"/>
          <w:lang w:val="en-US"/>
        </w:rPr>
        <w:t>10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>):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  <w:t xml:space="preserve">            a = </w:t>
      </w:r>
      <w:proofErr w:type="spellStart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i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 xml:space="preserve"> * interval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  <w:t xml:space="preserve">            b = (</w:t>
      </w:r>
      <w:proofErr w:type="spellStart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i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 xml:space="preserve"> + </w:t>
      </w:r>
      <w:r w:rsidRPr="00007ABF">
        <w:rPr>
          <w:rFonts w:ascii="Menlo" w:hAnsi="Menlo" w:cs="Menlo"/>
          <w:color w:val="0000FF"/>
          <w:sz w:val="15"/>
          <w:szCs w:val="15"/>
          <w:lang w:val="en-US"/>
        </w:rPr>
        <w:t>1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>) * interval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  <w:t xml:space="preserve">            y = </w:t>
      </w:r>
      <w:proofErr w:type="spellStart"/>
      <w:r w:rsidRPr="00007ABF">
        <w:rPr>
          <w:rFonts w:ascii="Menlo" w:hAnsi="Menlo" w:cs="Menlo"/>
          <w:color w:val="94558D"/>
          <w:sz w:val="15"/>
          <w:szCs w:val="15"/>
          <w:lang w:val="en-US"/>
        </w:rPr>
        <w:t>self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>.y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[</w:t>
      </w:r>
      <w:proofErr w:type="spellStart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a:b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]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  <w:t xml:space="preserve">            </w:t>
      </w:r>
      <w:r w:rsidRPr="00007ABF">
        <w:rPr>
          <w:rFonts w:ascii="Menlo" w:hAnsi="Menlo" w:cs="Menlo"/>
          <w:color w:val="94558D"/>
          <w:sz w:val="15"/>
          <w:szCs w:val="15"/>
          <w:lang w:val="en-US"/>
        </w:rPr>
        <w:t>self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>.y_gaps_10.append(y)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  <w:t xml:space="preserve">    </w:t>
      </w:r>
      <w:r w:rsidRPr="00007ABF">
        <w:rPr>
          <w:rFonts w:ascii="Menlo" w:hAnsi="Menlo" w:cs="Menlo"/>
          <w:b/>
          <w:bCs/>
          <w:color w:val="000080"/>
          <w:sz w:val="15"/>
          <w:szCs w:val="15"/>
          <w:lang w:val="en-US"/>
        </w:rPr>
        <w:t xml:space="preserve">def 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>calculation(</w:t>
      </w:r>
      <w:r w:rsidRPr="00007ABF">
        <w:rPr>
          <w:rFonts w:ascii="Menlo" w:hAnsi="Menlo" w:cs="Menlo"/>
          <w:color w:val="94558D"/>
          <w:sz w:val="15"/>
          <w:szCs w:val="15"/>
          <w:lang w:val="en-US"/>
        </w:rPr>
        <w:t>self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>):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  <w:t xml:space="preserve">        </w:t>
      </w:r>
      <w:r w:rsidRPr="00007ABF">
        <w:rPr>
          <w:rFonts w:ascii="Menlo" w:hAnsi="Menlo" w:cs="Menlo"/>
          <w:i/>
          <w:iCs/>
          <w:color w:val="808080"/>
          <w:sz w:val="15"/>
          <w:szCs w:val="15"/>
          <w:lang w:val="en-US"/>
        </w:rPr>
        <w:t xml:space="preserve"># </w:t>
      </w:r>
      <w:r w:rsidRPr="00007ABF">
        <w:rPr>
          <w:rFonts w:ascii="Menlo" w:hAnsi="Menlo" w:cs="Menlo"/>
          <w:i/>
          <w:iCs/>
          <w:color w:val="808080"/>
          <w:sz w:val="15"/>
          <w:szCs w:val="15"/>
        </w:rPr>
        <w:t>РТС</w:t>
      </w:r>
      <w:r w:rsidRPr="00007ABF">
        <w:rPr>
          <w:rFonts w:ascii="Menlo" w:hAnsi="Menlo" w:cs="Menlo"/>
          <w:i/>
          <w:iCs/>
          <w:color w:val="808080"/>
          <w:sz w:val="15"/>
          <w:szCs w:val="15"/>
          <w:lang w:val="en-US"/>
        </w:rPr>
        <w:br/>
        <w:t xml:space="preserve">        </w:t>
      </w:r>
      <w:r w:rsidRPr="00007ABF">
        <w:rPr>
          <w:rFonts w:ascii="Menlo" w:hAnsi="Menlo" w:cs="Menlo"/>
          <w:b/>
          <w:bCs/>
          <w:color w:val="000080"/>
          <w:sz w:val="15"/>
          <w:szCs w:val="15"/>
          <w:lang w:val="en-US"/>
        </w:rPr>
        <w:t xml:space="preserve">if </w:t>
      </w:r>
      <w:proofErr w:type="spellStart"/>
      <w:r w:rsidRPr="00007ABF">
        <w:rPr>
          <w:rFonts w:ascii="Menlo" w:hAnsi="Menlo" w:cs="Menlo"/>
          <w:color w:val="94558D"/>
          <w:sz w:val="15"/>
          <w:szCs w:val="15"/>
          <w:lang w:val="en-US"/>
        </w:rPr>
        <w:t>self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>.option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 xml:space="preserve"> == </w:t>
      </w:r>
      <w:r w:rsidRPr="00007ABF">
        <w:rPr>
          <w:rFonts w:ascii="Menlo" w:hAnsi="Menlo" w:cs="Menlo"/>
          <w:color w:val="0000FF"/>
          <w:sz w:val="15"/>
          <w:szCs w:val="15"/>
          <w:lang w:val="en-US"/>
        </w:rPr>
        <w:t>1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>: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  <w:t xml:space="preserve">            filename = </w:t>
      </w:r>
      <w:r w:rsidRPr="00007ABF">
        <w:rPr>
          <w:rFonts w:ascii="Menlo" w:hAnsi="Menlo" w:cs="Menlo"/>
          <w:b/>
          <w:bCs/>
          <w:color w:val="008080"/>
          <w:sz w:val="15"/>
          <w:szCs w:val="15"/>
          <w:lang w:val="en-US"/>
        </w:rPr>
        <w:t>"</w:t>
      </w:r>
      <w:proofErr w:type="spellStart"/>
      <w:r w:rsidRPr="00007ABF">
        <w:rPr>
          <w:rFonts w:ascii="Menlo" w:hAnsi="Menlo" w:cs="Menlo"/>
          <w:b/>
          <w:bCs/>
          <w:color w:val="008080"/>
          <w:sz w:val="15"/>
          <w:szCs w:val="15"/>
          <w:lang w:val="en-US"/>
        </w:rPr>
        <w:t>input_files</w:t>
      </w:r>
      <w:proofErr w:type="spellEnd"/>
      <w:r w:rsidRPr="00007ABF">
        <w:rPr>
          <w:rFonts w:ascii="Menlo" w:hAnsi="Menlo" w:cs="Menlo"/>
          <w:b/>
          <w:bCs/>
          <w:color w:val="008080"/>
          <w:sz w:val="15"/>
          <w:szCs w:val="15"/>
          <w:lang w:val="en-US"/>
        </w:rPr>
        <w:t>/SPFB.RTS_161210_191210 (1).csv"</w:t>
      </w:r>
      <w:r w:rsidRPr="00007ABF">
        <w:rPr>
          <w:rFonts w:ascii="Menlo" w:hAnsi="Menlo" w:cs="Menlo"/>
          <w:b/>
          <w:bCs/>
          <w:color w:val="008080"/>
          <w:sz w:val="15"/>
          <w:szCs w:val="15"/>
          <w:lang w:val="en-US"/>
        </w:rPr>
        <w:br/>
        <w:t xml:space="preserve">            </w:t>
      </w:r>
      <w:proofErr w:type="spellStart"/>
      <w:r w:rsidRPr="00007ABF">
        <w:rPr>
          <w:rFonts w:ascii="Menlo" w:hAnsi="Menlo" w:cs="Menlo"/>
          <w:color w:val="94558D"/>
          <w:sz w:val="15"/>
          <w:szCs w:val="15"/>
          <w:lang w:val="en-US"/>
        </w:rPr>
        <w:t>self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>.date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 xml:space="preserve">, </w:t>
      </w:r>
      <w:proofErr w:type="spellStart"/>
      <w:r w:rsidRPr="00007ABF">
        <w:rPr>
          <w:rFonts w:ascii="Menlo" w:hAnsi="Menlo" w:cs="Menlo"/>
          <w:color w:val="94558D"/>
          <w:sz w:val="15"/>
          <w:szCs w:val="15"/>
          <w:lang w:val="en-US"/>
        </w:rPr>
        <w:t>self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>.y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 xml:space="preserve"> = </w:t>
      </w:r>
      <w:proofErr w:type="spellStart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import_value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(filename)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  <w:t xml:space="preserve">            </w:t>
      </w:r>
      <w:proofErr w:type="spellStart"/>
      <w:r w:rsidRPr="00007ABF">
        <w:rPr>
          <w:rFonts w:ascii="Menlo" w:hAnsi="Menlo" w:cs="Menlo"/>
          <w:color w:val="94558D"/>
          <w:sz w:val="15"/>
          <w:szCs w:val="15"/>
          <w:lang w:val="en-US"/>
        </w:rPr>
        <w:t>self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>.n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 xml:space="preserve"> = </w:t>
      </w:r>
      <w:proofErr w:type="spellStart"/>
      <w:r w:rsidRPr="00007ABF">
        <w:rPr>
          <w:rFonts w:ascii="Menlo" w:hAnsi="Menlo" w:cs="Menlo"/>
          <w:color w:val="000080"/>
          <w:sz w:val="15"/>
          <w:szCs w:val="15"/>
          <w:lang w:val="en-US"/>
        </w:rPr>
        <w:t>len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(</w:t>
      </w:r>
      <w:proofErr w:type="spellStart"/>
      <w:r w:rsidRPr="00007ABF">
        <w:rPr>
          <w:rFonts w:ascii="Menlo" w:hAnsi="Menlo" w:cs="Menlo"/>
          <w:color w:val="94558D"/>
          <w:sz w:val="15"/>
          <w:szCs w:val="15"/>
          <w:lang w:val="en-US"/>
        </w:rPr>
        <w:t>self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>.y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)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  <w:t xml:space="preserve">            </w:t>
      </w:r>
      <w:proofErr w:type="spellStart"/>
      <w:r w:rsidRPr="00007ABF">
        <w:rPr>
          <w:rFonts w:ascii="Menlo" w:hAnsi="Menlo" w:cs="Menlo"/>
          <w:color w:val="94558D"/>
          <w:sz w:val="15"/>
          <w:szCs w:val="15"/>
          <w:lang w:val="en-US"/>
        </w:rPr>
        <w:t>self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>.x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 xml:space="preserve"> = </w:t>
      </w:r>
      <w:proofErr w:type="spellStart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np.arange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(</w:t>
      </w:r>
      <w:proofErr w:type="spellStart"/>
      <w:r w:rsidRPr="00007ABF">
        <w:rPr>
          <w:rFonts w:ascii="Menlo" w:hAnsi="Menlo" w:cs="Menlo"/>
          <w:color w:val="94558D"/>
          <w:sz w:val="15"/>
          <w:szCs w:val="15"/>
          <w:lang w:val="en-US"/>
        </w:rPr>
        <w:t>self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>.n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)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  <w:t xml:space="preserve">            </w:t>
      </w:r>
      <w:proofErr w:type="spellStart"/>
      <w:r w:rsidRPr="00007ABF">
        <w:rPr>
          <w:rFonts w:ascii="Menlo" w:hAnsi="Menlo" w:cs="Menlo"/>
          <w:color w:val="94558D"/>
          <w:sz w:val="15"/>
          <w:szCs w:val="15"/>
          <w:lang w:val="en-US"/>
        </w:rPr>
        <w:t>self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>.highlight_gaps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 xml:space="preserve">()  </w:t>
      </w:r>
      <w:r w:rsidRPr="00007ABF">
        <w:rPr>
          <w:rFonts w:ascii="Menlo" w:hAnsi="Menlo" w:cs="Menlo"/>
          <w:i/>
          <w:iCs/>
          <w:color w:val="808080"/>
          <w:sz w:val="15"/>
          <w:szCs w:val="15"/>
          <w:lang w:val="en-US"/>
        </w:rPr>
        <w:t xml:space="preserve"># </w:t>
      </w:r>
      <w:r w:rsidRPr="00007ABF">
        <w:rPr>
          <w:rFonts w:ascii="Menlo" w:hAnsi="Menlo" w:cs="Menlo"/>
          <w:i/>
          <w:iCs/>
          <w:color w:val="808080"/>
          <w:sz w:val="15"/>
          <w:szCs w:val="15"/>
        </w:rPr>
        <w:t>Разбиваем</w:t>
      </w:r>
      <w:r w:rsidRPr="00007ABF">
        <w:rPr>
          <w:rFonts w:ascii="Menlo" w:hAnsi="Menlo" w:cs="Menlo"/>
          <w:i/>
          <w:iCs/>
          <w:color w:val="808080"/>
          <w:sz w:val="15"/>
          <w:szCs w:val="15"/>
          <w:lang w:val="en-US"/>
        </w:rPr>
        <w:t xml:space="preserve"> </w:t>
      </w:r>
      <w:r w:rsidRPr="00007ABF">
        <w:rPr>
          <w:rFonts w:ascii="Menlo" w:hAnsi="Menlo" w:cs="Menlo"/>
          <w:i/>
          <w:iCs/>
          <w:color w:val="808080"/>
          <w:sz w:val="15"/>
          <w:szCs w:val="15"/>
        </w:rPr>
        <w:t>данные</w:t>
      </w:r>
      <w:r w:rsidRPr="00007ABF">
        <w:rPr>
          <w:rFonts w:ascii="Menlo" w:hAnsi="Menlo" w:cs="Menlo"/>
          <w:i/>
          <w:iCs/>
          <w:color w:val="808080"/>
          <w:sz w:val="15"/>
          <w:szCs w:val="15"/>
          <w:lang w:val="en-US"/>
        </w:rPr>
        <w:t xml:space="preserve"> </w:t>
      </w:r>
      <w:r w:rsidRPr="00007ABF">
        <w:rPr>
          <w:rFonts w:ascii="Menlo" w:hAnsi="Menlo" w:cs="Menlo"/>
          <w:i/>
          <w:iCs/>
          <w:color w:val="808080"/>
          <w:sz w:val="15"/>
          <w:szCs w:val="15"/>
        </w:rPr>
        <w:t>на</w:t>
      </w:r>
      <w:r w:rsidRPr="00007ABF">
        <w:rPr>
          <w:rFonts w:ascii="Menlo" w:hAnsi="Menlo" w:cs="Menlo"/>
          <w:i/>
          <w:iCs/>
          <w:color w:val="808080"/>
          <w:sz w:val="15"/>
          <w:szCs w:val="15"/>
          <w:lang w:val="en-US"/>
        </w:rPr>
        <w:t xml:space="preserve"> 10 </w:t>
      </w:r>
      <w:r w:rsidRPr="00007ABF">
        <w:rPr>
          <w:rFonts w:ascii="Menlo" w:hAnsi="Menlo" w:cs="Menlo"/>
          <w:i/>
          <w:iCs/>
          <w:color w:val="808080"/>
          <w:sz w:val="15"/>
          <w:szCs w:val="15"/>
        </w:rPr>
        <w:t>равных</w:t>
      </w:r>
      <w:r w:rsidRPr="00007ABF">
        <w:rPr>
          <w:rFonts w:ascii="Menlo" w:hAnsi="Menlo" w:cs="Menlo"/>
          <w:i/>
          <w:iCs/>
          <w:color w:val="808080"/>
          <w:sz w:val="15"/>
          <w:szCs w:val="15"/>
          <w:lang w:val="en-US"/>
        </w:rPr>
        <w:t xml:space="preserve"> </w:t>
      </w:r>
      <w:r w:rsidRPr="00007ABF">
        <w:rPr>
          <w:rFonts w:ascii="Menlo" w:hAnsi="Menlo" w:cs="Menlo"/>
          <w:i/>
          <w:iCs/>
          <w:color w:val="808080"/>
          <w:sz w:val="15"/>
          <w:szCs w:val="15"/>
        </w:rPr>
        <w:t>промежутков</w:t>
      </w:r>
      <w:r w:rsidRPr="00007ABF">
        <w:rPr>
          <w:rFonts w:ascii="Menlo" w:hAnsi="Menlo" w:cs="Menlo"/>
          <w:i/>
          <w:iCs/>
          <w:color w:val="808080"/>
          <w:sz w:val="15"/>
          <w:szCs w:val="15"/>
          <w:lang w:val="en-US"/>
        </w:rPr>
        <w:br/>
      </w:r>
      <w:r w:rsidRPr="00007ABF">
        <w:rPr>
          <w:rFonts w:ascii="Menlo" w:hAnsi="Menlo" w:cs="Menlo"/>
          <w:i/>
          <w:iCs/>
          <w:color w:val="808080"/>
          <w:sz w:val="15"/>
          <w:szCs w:val="15"/>
          <w:lang w:val="en-US"/>
        </w:rPr>
        <w:br/>
        <w:t xml:space="preserve">        # </w:t>
      </w:r>
      <w:r w:rsidRPr="00007ABF">
        <w:rPr>
          <w:rFonts w:ascii="Menlo" w:hAnsi="Menlo" w:cs="Menlo"/>
          <w:i/>
          <w:iCs/>
          <w:color w:val="808080"/>
          <w:sz w:val="15"/>
          <w:szCs w:val="15"/>
        </w:rPr>
        <w:t>Сбербанк</w:t>
      </w:r>
      <w:r w:rsidRPr="00007ABF">
        <w:rPr>
          <w:rFonts w:ascii="Menlo" w:hAnsi="Menlo" w:cs="Menlo"/>
          <w:i/>
          <w:iCs/>
          <w:color w:val="808080"/>
          <w:sz w:val="15"/>
          <w:szCs w:val="15"/>
          <w:lang w:val="en-US"/>
        </w:rPr>
        <w:br/>
        <w:t xml:space="preserve">        </w:t>
      </w:r>
      <w:r w:rsidRPr="00007ABF">
        <w:rPr>
          <w:rFonts w:ascii="Menlo" w:hAnsi="Menlo" w:cs="Menlo"/>
          <w:b/>
          <w:bCs/>
          <w:color w:val="000080"/>
          <w:sz w:val="15"/>
          <w:szCs w:val="15"/>
          <w:lang w:val="en-US"/>
        </w:rPr>
        <w:t xml:space="preserve">if </w:t>
      </w:r>
      <w:proofErr w:type="spellStart"/>
      <w:r w:rsidRPr="00007ABF">
        <w:rPr>
          <w:rFonts w:ascii="Menlo" w:hAnsi="Menlo" w:cs="Menlo"/>
          <w:color w:val="94558D"/>
          <w:sz w:val="15"/>
          <w:szCs w:val="15"/>
          <w:lang w:val="en-US"/>
        </w:rPr>
        <w:t>self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>.option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 xml:space="preserve"> == </w:t>
      </w:r>
      <w:r w:rsidRPr="00007ABF">
        <w:rPr>
          <w:rFonts w:ascii="Menlo" w:hAnsi="Menlo" w:cs="Menlo"/>
          <w:color w:val="0000FF"/>
          <w:sz w:val="15"/>
          <w:szCs w:val="15"/>
          <w:lang w:val="en-US"/>
        </w:rPr>
        <w:t>3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>: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  <w:t xml:space="preserve">            filename = </w:t>
      </w:r>
      <w:r w:rsidRPr="00007ABF">
        <w:rPr>
          <w:rFonts w:ascii="Menlo" w:hAnsi="Menlo" w:cs="Menlo"/>
          <w:b/>
          <w:bCs/>
          <w:color w:val="008080"/>
          <w:sz w:val="15"/>
          <w:szCs w:val="15"/>
          <w:lang w:val="en-US"/>
        </w:rPr>
        <w:t>"</w:t>
      </w:r>
      <w:proofErr w:type="spellStart"/>
      <w:r w:rsidRPr="00007ABF">
        <w:rPr>
          <w:rFonts w:ascii="Menlo" w:hAnsi="Menlo" w:cs="Menlo"/>
          <w:b/>
          <w:bCs/>
          <w:color w:val="008080"/>
          <w:sz w:val="15"/>
          <w:szCs w:val="15"/>
          <w:lang w:val="en-US"/>
        </w:rPr>
        <w:t>input_files</w:t>
      </w:r>
      <w:proofErr w:type="spellEnd"/>
      <w:r w:rsidRPr="00007ABF">
        <w:rPr>
          <w:rFonts w:ascii="Menlo" w:hAnsi="Menlo" w:cs="Menlo"/>
          <w:b/>
          <w:bCs/>
          <w:color w:val="008080"/>
          <w:sz w:val="15"/>
          <w:szCs w:val="15"/>
          <w:lang w:val="en-US"/>
        </w:rPr>
        <w:t>/SBER_161212_191210.csv"</w:t>
      </w:r>
      <w:r w:rsidRPr="00007ABF">
        <w:rPr>
          <w:rFonts w:ascii="Menlo" w:hAnsi="Menlo" w:cs="Menlo"/>
          <w:b/>
          <w:bCs/>
          <w:color w:val="008080"/>
          <w:sz w:val="15"/>
          <w:szCs w:val="15"/>
          <w:lang w:val="en-US"/>
        </w:rPr>
        <w:br/>
        <w:t xml:space="preserve">            </w:t>
      </w:r>
      <w:proofErr w:type="spellStart"/>
      <w:r w:rsidRPr="00007ABF">
        <w:rPr>
          <w:rFonts w:ascii="Menlo" w:hAnsi="Menlo" w:cs="Menlo"/>
          <w:color w:val="94558D"/>
          <w:sz w:val="15"/>
          <w:szCs w:val="15"/>
          <w:lang w:val="en-US"/>
        </w:rPr>
        <w:t>self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>.date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 xml:space="preserve">, </w:t>
      </w:r>
      <w:proofErr w:type="spellStart"/>
      <w:r w:rsidRPr="00007ABF">
        <w:rPr>
          <w:rFonts w:ascii="Menlo" w:hAnsi="Menlo" w:cs="Menlo"/>
          <w:color w:val="94558D"/>
          <w:sz w:val="15"/>
          <w:szCs w:val="15"/>
          <w:lang w:val="en-US"/>
        </w:rPr>
        <w:t>self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>.y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 xml:space="preserve"> = </w:t>
      </w:r>
      <w:proofErr w:type="spellStart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import_value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(filename)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  <w:t xml:space="preserve">            </w:t>
      </w:r>
      <w:proofErr w:type="spellStart"/>
      <w:r w:rsidRPr="00007ABF">
        <w:rPr>
          <w:rFonts w:ascii="Menlo" w:hAnsi="Menlo" w:cs="Menlo"/>
          <w:color w:val="94558D"/>
          <w:sz w:val="15"/>
          <w:szCs w:val="15"/>
          <w:lang w:val="en-US"/>
        </w:rPr>
        <w:t>self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>.n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 xml:space="preserve"> = </w:t>
      </w:r>
      <w:proofErr w:type="spellStart"/>
      <w:r w:rsidRPr="00007ABF">
        <w:rPr>
          <w:rFonts w:ascii="Menlo" w:hAnsi="Menlo" w:cs="Menlo"/>
          <w:color w:val="000080"/>
          <w:sz w:val="15"/>
          <w:szCs w:val="15"/>
          <w:lang w:val="en-US"/>
        </w:rPr>
        <w:t>len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(</w:t>
      </w:r>
      <w:proofErr w:type="spellStart"/>
      <w:r w:rsidRPr="00007ABF">
        <w:rPr>
          <w:rFonts w:ascii="Menlo" w:hAnsi="Menlo" w:cs="Menlo"/>
          <w:color w:val="94558D"/>
          <w:sz w:val="15"/>
          <w:szCs w:val="15"/>
          <w:lang w:val="en-US"/>
        </w:rPr>
        <w:t>self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>.y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)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  <w:t xml:space="preserve">            </w:t>
      </w:r>
      <w:proofErr w:type="spellStart"/>
      <w:r w:rsidRPr="00007ABF">
        <w:rPr>
          <w:rFonts w:ascii="Menlo" w:hAnsi="Menlo" w:cs="Menlo"/>
          <w:color w:val="94558D"/>
          <w:sz w:val="15"/>
          <w:szCs w:val="15"/>
          <w:lang w:val="en-US"/>
        </w:rPr>
        <w:t>self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>.x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 xml:space="preserve"> = </w:t>
      </w:r>
      <w:proofErr w:type="spellStart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np.arange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(</w:t>
      </w:r>
      <w:proofErr w:type="spellStart"/>
      <w:r w:rsidRPr="00007ABF">
        <w:rPr>
          <w:rFonts w:ascii="Menlo" w:hAnsi="Menlo" w:cs="Menlo"/>
          <w:color w:val="94558D"/>
          <w:sz w:val="15"/>
          <w:szCs w:val="15"/>
          <w:lang w:val="en-US"/>
        </w:rPr>
        <w:t>self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>.n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)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  <w:t xml:space="preserve">        </w:t>
      </w:r>
      <w:r w:rsidRPr="00007ABF">
        <w:rPr>
          <w:rFonts w:ascii="Menlo" w:hAnsi="Menlo" w:cs="Menlo"/>
          <w:i/>
          <w:iCs/>
          <w:color w:val="808080"/>
          <w:sz w:val="15"/>
          <w:szCs w:val="15"/>
          <w:lang w:val="en-US"/>
        </w:rPr>
        <w:t xml:space="preserve"># </w:t>
      </w:r>
      <w:r w:rsidRPr="00007ABF">
        <w:rPr>
          <w:rFonts w:ascii="Menlo" w:hAnsi="Menlo" w:cs="Menlo"/>
          <w:i/>
          <w:iCs/>
          <w:color w:val="808080"/>
          <w:sz w:val="15"/>
          <w:szCs w:val="15"/>
        </w:rPr>
        <w:t>Газпром</w:t>
      </w:r>
      <w:r w:rsidRPr="00007ABF">
        <w:rPr>
          <w:rFonts w:ascii="Menlo" w:hAnsi="Menlo" w:cs="Menlo"/>
          <w:i/>
          <w:iCs/>
          <w:color w:val="808080"/>
          <w:sz w:val="15"/>
          <w:szCs w:val="15"/>
          <w:lang w:val="en-US"/>
        </w:rPr>
        <w:br/>
        <w:t xml:space="preserve">        </w:t>
      </w:r>
      <w:r w:rsidRPr="00007ABF">
        <w:rPr>
          <w:rFonts w:ascii="Menlo" w:hAnsi="Menlo" w:cs="Menlo"/>
          <w:b/>
          <w:bCs/>
          <w:color w:val="000080"/>
          <w:sz w:val="15"/>
          <w:szCs w:val="15"/>
          <w:lang w:val="en-US"/>
        </w:rPr>
        <w:t xml:space="preserve">if </w:t>
      </w:r>
      <w:proofErr w:type="spellStart"/>
      <w:r w:rsidRPr="00007ABF">
        <w:rPr>
          <w:rFonts w:ascii="Menlo" w:hAnsi="Menlo" w:cs="Menlo"/>
          <w:color w:val="94558D"/>
          <w:sz w:val="15"/>
          <w:szCs w:val="15"/>
          <w:lang w:val="en-US"/>
        </w:rPr>
        <w:t>self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>.option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 xml:space="preserve"> == </w:t>
      </w:r>
      <w:r w:rsidRPr="00007ABF">
        <w:rPr>
          <w:rFonts w:ascii="Menlo" w:hAnsi="Menlo" w:cs="Menlo"/>
          <w:color w:val="0000FF"/>
          <w:sz w:val="15"/>
          <w:szCs w:val="15"/>
          <w:lang w:val="en-US"/>
        </w:rPr>
        <w:t>4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>: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  <w:t xml:space="preserve">            filename = </w:t>
      </w:r>
      <w:r w:rsidRPr="00007ABF">
        <w:rPr>
          <w:rFonts w:ascii="Menlo" w:hAnsi="Menlo" w:cs="Menlo"/>
          <w:b/>
          <w:bCs/>
          <w:color w:val="008080"/>
          <w:sz w:val="15"/>
          <w:szCs w:val="15"/>
          <w:lang w:val="en-US"/>
        </w:rPr>
        <w:t>"</w:t>
      </w:r>
      <w:proofErr w:type="spellStart"/>
      <w:r w:rsidRPr="00007ABF">
        <w:rPr>
          <w:rFonts w:ascii="Menlo" w:hAnsi="Menlo" w:cs="Menlo"/>
          <w:b/>
          <w:bCs/>
          <w:color w:val="008080"/>
          <w:sz w:val="15"/>
          <w:szCs w:val="15"/>
          <w:lang w:val="en-US"/>
        </w:rPr>
        <w:t>input_files</w:t>
      </w:r>
      <w:proofErr w:type="spellEnd"/>
      <w:r w:rsidRPr="00007ABF">
        <w:rPr>
          <w:rFonts w:ascii="Menlo" w:hAnsi="Menlo" w:cs="Menlo"/>
          <w:b/>
          <w:bCs/>
          <w:color w:val="008080"/>
          <w:sz w:val="15"/>
          <w:szCs w:val="15"/>
          <w:lang w:val="en-US"/>
        </w:rPr>
        <w:t>/GAZP_161212_191210 (1).csv"</w:t>
      </w:r>
      <w:r w:rsidRPr="00007ABF">
        <w:rPr>
          <w:rFonts w:ascii="Menlo" w:hAnsi="Menlo" w:cs="Menlo"/>
          <w:b/>
          <w:bCs/>
          <w:color w:val="008080"/>
          <w:sz w:val="15"/>
          <w:szCs w:val="15"/>
          <w:lang w:val="en-US"/>
        </w:rPr>
        <w:br/>
        <w:t xml:space="preserve">            </w:t>
      </w:r>
      <w:proofErr w:type="spellStart"/>
      <w:r w:rsidRPr="00007ABF">
        <w:rPr>
          <w:rFonts w:ascii="Menlo" w:hAnsi="Menlo" w:cs="Menlo"/>
          <w:color w:val="94558D"/>
          <w:sz w:val="15"/>
          <w:szCs w:val="15"/>
          <w:lang w:val="en-US"/>
        </w:rPr>
        <w:t>self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>.date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 xml:space="preserve">, </w:t>
      </w:r>
      <w:proofErr w:type="spellStart"/>
      <w:r w:rsidRPr="00007ABF">
        <w:rPr>
          <w:rFonts w:ascii="Menlo" w:hAnsi="Menlo" w:cs="Menlo"/>
          <w:color w:val="94558D"/>
          <w:sz w:val="15"/>
          <w:szCs w:val="15"/>
          <w:lang w:val="en-US"/>
        </w:rPr>
        <w:t>self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>.y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 xml:space="preserve"> = </w:t>
      </w:r>
      <w:proofErr w:type="spellStart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import_value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(filename)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  <w:t xml:space="preserve">            </w:t>
      </w:r>
      <w:proofErr w:type="spellStart"/>
      <w:r w:rsidRPr="00007ABF">
        <w:rPr>
          <w:rFonts w:ascii="Menlo" w:hAnsi="Menlo" w:cs="Menlo"/>
          <w:color w:val="94558D"/>
          <w:sz w:val="15"/>
          <w:szCs w:val="15"/>
          <w:lang w:val="en-US"/>
        </w:rPr>
        <w:t>self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>.n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 xml:space="preserve"> = </w:t>
      </w:r>
      <w:proofErr w:type="spellStart"/>
      <w:r w:rsidRPr="00007ABF">
        <w:rPr>
          <w:rFonts w:ascii="Menlo" w:hAnsi="Menlo" w:cs="Menlo"/>
          <w:color w:val="000080"/>
          <w:sz w:val="15"/>
          <w:szCs w:val="15"/>
          <w:lang w:val="en-US"/>
        </w:rPr>
        <w:t>len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(</w:t>
      </w:r>
      <w:proofErr w:type="spellStart"/>
      <w:r w:rsidRPr="00007ABF">
        <w:rPr>
          <w:rFonts w:ascii="Menlo" w:hAnsi="Menlo" w:cs="Menlo"/>
          <w:color w:val="94558D"/>
          <w:sz w:val="15"/>
          <w:szCs w:val="15"/>
          <w:lang w:val="en-US"/>
        </w:rPr>
        <w:t>self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>.y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)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  <w:t xml:space="preserve">            </w:t>
      </w:r>
      <w:proofErr w:type="spellStart"/>
      <w:r w:rsidRPr="00007ABF">
        <w:rPr>
          <w:rFonts w:ascii="Menlo" w:hAnsi="Menlo" w:cs="Menlo"/>
          <w:color w:val="94558D"/>
          <w:sz w:val="15"/>
          <w:szCs w:val="15"/>
          <w:lang w:val="en-US"/>
        </w:rPr>
        <w:t>self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>.x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 xml:space="preserve"> = </w:t>
      </w:r>
      <w:proofErr w:type="spellStart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np.arange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(</w:t>
      </w:r>
      <w:proofErr w:type="spellStart"/>
      <w:r w:rsidRPr="00007ABF">
        <w:rPr>
          <w:rFonts w:ascii="Menlo" w:hAnsi="Menlo" w:cs="Menlo"/>
          <w:color w:val="94558D"/>
          <w:sz w:val="15"/>
          <w:szCs w:val="15"/>
          <w:lang w:val="en-US"/>
        </w:rPr>
        <w:t>self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>.n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)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  <w:t xml:space="preserve">        </w:t>
      </w:r>
      <w:r w:rsidRPr="00007ABF">
        <w:rPr>
          <w:rFonts w:ascii="Menlo" w:hAnsi="Menlo" w:cs="Menlo"/>
          <w:i/>
          <w:iCs/>
          <w:color w:val="808080"/>
          <w:sz w:val="15"/>
          <w:szCs w:val="15"/>
          <w:lang w:val="en-US"/>
        </w:rPr>
        <w:t xml:space="preserve"># </w:t>
      </w:r>
      <w:r w:rsidRPr="00007ABF">
        <w:rPr>
          <w:rFonts w:ascii="Menlo" w:hAnsi="Menlo" w:cs="Menlo"/>
          <w:i/>
          <w:iCs/>
          <w:color w:val="808080"/>
          <w:sz w:val="15"/>
          <w:szCs w:val="15"/>
        </w:rPr>
        <w:t>ВТБ</w:t>
      </w:r>
      <w:r w:rsidRPr="00007ABF">
        <w:rPr>
          <w:rFonts w:ascii="Menlo" w:hAnsi="Menlo" w:cs="Menlo"/>
          <w:i/>
          <w:iCs/>
          <w:color w:val="808080"/>
          <w:sz w:val="15"/>
          <w:szCs w:val="15"/>
          <w:lang w:val="en-US"/>
        </w:rPr>
        <w:br/>
        <w:t xml:space="preserve">        </w:t>
      </w:r>
      <w:r w:rsidRPr="00007ABF">
        <w:rPr>
          <w:rFonts w:ascii="Menlo" w:hAnsi="Menlo" w:cs="Menlo"/>
          <w:b/>
          <w:bCs/>
          <w:color w:val="000080"/>
          <w:sz w:val="15"/>
          <w:szCs w:val="15"/>
          <w:lang w:val="en-US"/>
        </w:rPr>
        <w:t xml:space="preserve">if </w:t>
      </w:r>
      <w:proofErr w:type="spellStart"/>
      <w:r w:rsidRPr="00007ABF">
        <w:rPr>
          <w:rFonts w:ascii="Menlo" w:hAnsi="Menlo" w:cs="Menlo"/>
          <w:color w:val="94558D"/>
          <w:sz w:val="15"/>
          <w:szCs w:val="15"/>
          <w:lang w:val="en-US"/>
        </w:rPr>
        <w:t>self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>.option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 xml:space="preserve"> == </w:t>
      </w:r>
      <w:r w:rsidRPr="00007ABF">
        <w:rPr>
          <w:rFonts w:ascii="Menlo" w:hAnsi="Menlo" w:cs="Menlo"/>
          <w:color w:val="0000FF"/>
          <w:sz w:val="15"/>
          <w:szCs w:val="15"/>
          <w:lang w:val="en-US"/>
        </w:rPr>
        <w:t>5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>: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  <w:t xml:space="preserve">            filename = </w:t>
      </w:r>
      <w:r w:rsidRPr="00007ABF">
        <w:rPr>
          <w:rFonts w:ascii="Menlo" w:hAnsi="Menlo" w:cs="Menlo"/>
          <w:b/>
          <w:bCs/>
          <w:color w:val="008080"/>
          <w:sz w:val="15"/>
          <w:szCs w:val="15"/>
          <w:lang w:val="en-US"/>
        </w:rPr>
        <w:t>"</w:t>
      </w:r>
      <w:proofErr w:type="spellStart"/>
      <w:r w:rsidRPr="00007ABF">
        <w:rPr>
          <w:rFonts w:ascii="Menlo" w:hAnsi="Menlo" w:cs="Menlo"/>
          <w:b/>
          <w:bCs/>
          <w:color w:val="008080"/>
          <w:sz w:val="15"/>
          <w:szCs w:val="15"/>
          <w:lang w:val="en-US"/>
        </w:rPr>
        <w:t>input_files</w:t>
      </w:r>
      <w:proofErr w:type="spellEnd"/>
      <w:r w:rsidRPr="00007ABF">
        <w:rPr>
          <w:rFonts w:ascii="Menlo" w:hAnsi="Menlo" w:cs="Menlo"/>
          <w:b/>
          <w:bCs/>
          <w:color w:val="008080"/>
          <w:sz w:val="15"/>
          <w:szCs w:val="15"/>
          <w:lang w:val="en-US"/>
        </w:rPr>
        <w:t>/VTBR_161212_191210 (1).csv"</w:t>
      </w:r>
      <w:r w:rsidRPr="00007ABF">
        <w:rPr>
          <w:rFonts w:ascii="Menlo" w:hAnsi="Menlo" w:cs="Menlo"/>
          <w:b/>
          <w:bCs/>
          <w:color w:val="008080"/>
          <w:sz w:val="15"/>
          <w:szCs w:val="15"/>
          <w:lang w:val="en-US"/>
        </w:rPr>
        <w:br/>
        <w:t xml:space="preserve">            </w:t>
      </w:r>
      <w:proofErr w:type="spellStart"/>
      <w:r w:rsidRPr="00007ABF">
        <w:rPr>
          <w:rFonts w:ascii="Menlo" w:hAnsi="Menlo" w:cs="Menlo"/>
          <w:color w:val="94558D"/>
          <w:sz w:val="15"/>
          <w:szCs w:val="15"/>
          <w:lang w:val="en-US"/>
        </w:rPr>
        <w:t>self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>.date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 xml:space="preserve">, </w:t>
      </w:r>
      <w:proofErr w:type="spellStart"/>
      <w:r w:rsidRPr="00007ABF">
        <w:rPr>
          <w:rFonts w:ascii="Menlo" w:hAnsi="Menlo" w:cs="Menlo"/>
          <w:color w:val="94558D"/>
          <w:sz w:val="15"/>
          <w:szCs w:val="15"/>
          <w:lang w:val="en-US"/>
        </w:rPr>
        <w:t>self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>.y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 xml:space="preserve"> = </w:t>
      </w:r>
      <w:proofErr w:type="spellStart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import_value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(filename)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  <w:t xml:space="preserve">            </w:t>
      </w:r>
      <w:proofErr w:type="spellStart"/>
      <w:r w:rsidRPr="00007ABF">
        <w:rPr>
          <w:rFonts w:ascii="Menlo" w:hAnsi="Menlo" w:cs="Menlo"/>
          <w:color w:val="94558D"/>
          <w:sz w:val="15"/>
          <w:szCs w:val="15"/>
          <w:lang w:val="en-US"/>
        </w:rPr>
        <w:t>self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>.n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 xml:space="preserve"> = </w:t>
      </w:r>
      <w:proofErr w:type="spellStart"/>
      <w:r w:rsidRPr="00007ABF">
        <w:rPr>
          <w:rFonts w:ascii="Menlo" w:hAnsi="Menlo" w:cs="Menlo"/>
          <w:color w:val="000080"/>
          <w:sz w:val="15"/>
          <w:szCs w:val="15"/>
          <w:lang w:val="en-US"/>
        </w:rPr>
        <w:t>len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(</w:t>
      </w:r>
      <w:proofErr w:type="spellStart"/>
      <w:r w:rsidRPr="00007ABF">
        <w:rPr>
          <w:rFonts w:ascii="Menlo" w:hAnsi="Menlo" w:cs="Menlo"/>
          <w:color w:val="94558D"/>
          <w:sz w:val="15"/>
          <w:szCs w:val="15"/>
          <w:lang w:val="en-US"/>
        </w:rPr>
        <w:t>self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>.y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)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  <w:t xml:space="preserve">            </w:t>
      </w:r>
      <w:proofErr w:type="spellStart"/>
      <w:r w:rsidRPr="00007ABF">
        <w:rPr>
          <w:rFonts w:ascii="Menlo" w:hAnsi="Menlo" w:cs="Menlo"/>
          <w:color w:val="94558D"/>
          <w:sz w:val="15"/>
          <w:szCs w:val="15"/>
          <w:lang w:val="en-US"/>
        </w:rPr>
        <w:t>self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>.x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 xml:space="preserve"> = </w:t>
      </w:r>
      <w:proofErr w:type="spellStart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np.arange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(</w:t>
      </w:r>
      <w:proofErr w:type="spellStart"/>
      <w:r w:rsidRPr="00007ABF">
        <w:rPr>
          <w:rFonts w:ascii="Menlo" w:hAnsi="Menlo" w:cs="Menlo"/>
          <w:color w:val="94558D"/>
          <w:sz w:val="15"/>
          <w:szCs w:val="15"/>
          <w:lang w:val="en-US"/>
        </w:rPr>
        <w:t>self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>.n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)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  <w:t xml:space="preserve">        </w:t>
      </w:r>
      <w:r w:rsidRPr="00007ABF">
        <w:rPr>
          <w:rFonts w:ascii="Menlo" w:hAnsi="Menlo" w:cs="Menlo"/>
          <w:i/>
          <w:iCs/>
          <w:color w:val="808080"/>
          <w:sz w:val="15"/>
          <w:szCs w:val="15"/>
          <w:lang w:val="en-US"/>
        </w:rPr>
        <w:t xml:space="preserve"># GBM </w:t>
      </w:r>
      <w:r w:rsidRPr="00007ABF">
        <w:rPr>
          <w:rFonts w:ascii="Menlo" w:hAnsi="Menlo" w:cs="Menlo"/>
          <w:i/>
          <w:iCs/>
          <w:color w:val="808080"/>
          <w:sz w:val="15"/>
          <w:szCs w:val="15"/>
        </w:rPr>
        <w:t>РТС</w:t>
      </w:r>
      <w:r w:rsidRPr="00007ABF">
        <w:rPr>
          <w:rFonts w:ascii="Menlo" w:hAnsi="Menlo" w:cs="Menlo"/>
          <w:i/>
          <w:iCs/>
          <w:color w:val="808080"/>
          <w:sz w:val="15"/>
          <w:szCs w:val="15"/>
          <w:lang w:val="en-US"/>
        </w:rPr>
        <w:br/>
        <w:t xml:space="preserve">        </w:t>
      </w:r>
      <w:r w:rsidRPr="00007ABF">
        <w:rPr>
          <w:rFonts w:ascii="Menlo" w:hAnsi="Menlo" w:cs="Menlo"/>
          <w:b/>
          <w:bCs/>
          <w:color w:val="000080"/>
          <w:sz w:val="15"/>
          <w:szCs w:val="15"/>
          <w:lang w:val="en-US"/>
        </w:rPr>
        <w:t xml:space="preserve">if </w:t>
      </w:r>
      <w:proofErr w:type="spellStart"/>
      <w:r w:rsidRPr="00007ABF">
        <w:rPr>
          <w:rFonts w:ascii="Menlo" w:hAnsi="Menlo" w:cs="Menlo"/>
          <w:color w:val="94558D"/>
          <w:sz w:val="15"/>
          <w:szCs w:val="15"/>
          <w:lang w:val="en-US"/>
        </w:rPr>
        <w:t>self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>.option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 xml:space="preserve"> == </w:t>
      </w:r>
      <w:r w:rsidRPr="00007ABF">
        <w:rPr>
          <w:rFonts w:ascii="Menlo" w:hAnsi="Menlo" w:cs="Menlo"/>
          <w:color w:val="0000FF"/>
          <w:sz w:val="15"/>
          <w:szCs w:val="15"/>
          <w:lang w:val="en-US"/>
        </w:rPr>
        <w:t>2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>: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  <w:t xml:space="preserve">            filename = </w:t>
      </w:r>
      <w:r w:rsidRPr="00007ABF">
        <w:rPr>
          <w:rFonts w:ascii="Menlo" w:hAnsi="Menlo" w:cs="Menlo"/>
          <w:b/>
          <w:bCs/>
          <w:color w:val="008080"/>
          <w:sz w:val="15"/>
          <w:szCs w:val="15"/>
          <w:lang w:val="en-US"/>
        </w:rPr>
        <w:t>"</w:t>
      </w:r>
      <w:proofErr w:type="spellStart"/>
      <w:r w:rsidRPr="00007ABF">
        <w:rPr>
          <w:rFonts w:ascii="Menlo" w:hAnsi="Menlo" w:cs="Menlo"/>
          <w:b/>
          <w:bCs/>
          <w:color w:val="008080"/>
          <w:sz w:val="15"/>
          <w:szCs w:val="15"/>
          <w:lang w:val="en-US"/>
        </w:rPr>
        <w:t>input_files</w:t>
      </w:r>
      <w:proofErr w:type="spellEnd"/>
      <w:r w:rsidRPr="00007ABF">
        <w:rPr>
          <w:rFonts w:ascii="Menlo" w:hAnsi="Menlo" w:cs="Menlo"/>
          <w:b/>
          <w:bCs/>
          <w:color w:val="008080"/>
          <w:sz w:val="15"/>
          <w:szCs w:val="15"/>
          <w:lang w:val="en-US"/>
        </w:rPr>
        <w:t>/SPFB.RTS_161210_191210 (1).csv"</w:t>
      </w:r>
      <w:r w:rsidRPr="00007ABF">
        <w:rPr>
          <w:rFonts w:ascii="Menlo" w:hAnsi="Menlo" w:cs="Menlo"/>
          <w:b/>
          <w:bCs/>
          <w:color w:val="008080"/>
          <w:sz w:val="15"/>
          <w:szCs w:val="15"/>
          <w:lang w:val="en-US"/>
        </w:rPr>
        <w:br/>
        <w:t xml:space="preserve">            </w:t>
      </w:r>
      <w:proofErr w:type="spellStart"/>
      <w:r w:rsidRPr="00007ABF">
        <w:rPr>
          <w:rFonts w:ascii="Menlo" w:hAnsi="Menlo" w:cs="Menlo"/>
          <w:color w:val="94558D"/>
          <w:sz w:val="15"/>
          <w:szCs w:val="15"/>
          <w:lang w:val="en-US"/>
        </w:rPr>
        <w:t>self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>.date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 xml:space="preserve">, </w:t>
      </w:r>
      <w:proofErr w:type="spellStart"/>
      <w:r w:rsidRPr="00007ABF">
        <w:rPr>
          <w:rFonts w:ascii="Menlo" w:hAnsi="Menlo" w:cs="Menlo"/>
          <w:color w:val="94558D"/>
          <w:sz w:val="15"/>
          <w:szCs w:val="15"/>
          <w:lang w:val="en-US"/>
        </w:rPr>
        <w:t>self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>.y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 xml:space="preserve"> = </w:t>
      </w:r>
      <w:proofErr w:type="spellStart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import_value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(filename)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  <w:t xml:space="preserve">            </w:t>
      </w:r>
      <w:proofErr w:type="spellStart"/>
      <w:r w:rsidRPr="00007ABF">
        <w:rPr>
          <w:rFonts w:ascii="Menlo" w:hAnsi="Menlo" w:cs="Menlo"/>
          <w:color w:val="94558D"/>
          <w:sz w:val="15"/>
          <w:szCs w:val="15"/>
          <w:lang w:val="en-US"/>
        </w:rPr>
        <w:t>self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>.n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 xml:space="preserve"> = </w:t>
      </w:r>
      <w:proofErr w:type="spellStart"/>
      <w:r w:rsidRPr="00007ABF">
        <w:rPr>
          <w:rFonts w:ascii="Menlo" w:hAnsi="Menlo" w:cs="Menlo"/>
          <w:color w:val="000080"/>
          <w:sz w:val="15"/>
          <w:szCs w:val="15"/>
          <w:lang w:val="en-US"/>
        </w:rPr>
        <w:t>len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(</w:t>
      </w:r>
      <w:proofErr w:type="spellStart"/>
      <w:r w:rsidRPr="00007ABF">
        <w:rPr>
          <w:rFonts w:ascii="Menlo" w:hAnsi="Menlo" w:cs="Menlo"/>
          <w:color w:val="94558D"/>
          <w:sz w:val="15"/>
          <w:szCs w:val="15"/>
          <w:lang w:val="en-US"/>
        </w:rPr>
        <w:t>self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>.y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)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  <w:t xml:space="preserve">            </w:t>
      </w:r>
      <w:proofErr w:type="spellStart"/>
      <w:r w:rsidRPr="00007ABF">
        <w:rPr>
          <w:rFonts w:ascii="Menlo" w:hAnsi="Menlo" w:cs="Menlo"/>
          <w:color w:val="94558D"/>
          <w:sz w:val="15"/>
          <w:szCs w:val="15"/>
          <w:lang w:val="en-US"/>
        </w:rPr>
        <w:t>self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>.highlight_gaps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 xml:space="preserve">()  </w:t>
      </w:r>
      <w:r w:rsidRPr="00007ABF">
        <w:rPr>
          <w:rFonts w:ascii="Menlo" w:hAnsi="Menlo" w:cs="Menlo"/>
          <w:i/>
          <w:iCs/>
          <w:color w:val="808080"/>
          <w:sz w:val="15"/>
          <w:szCs w:val="15"/>
          <w:lang w:val="en-US"/>
        </w:rPr>
        <w:t xml:space="preserve"># </w:t>
      </w:r>
      <w:r w:rsidRPr="00007ABF">
        <w:rPr>
          <w:rFonts w:ascii="Menlo" w:hAnsi="Menlo" w:cs="Menlo"/>
          <w:i/>
          <w:iCs/>
          <w:color w:val="808080"/>
          <w:sz w:val="15"/>
          <w:szCs w:val="15"/>
        </w:rPr>
        <w:t>Разбиваем</w:t>
      </w:r>
      <w:r w:rsidRPr="00007ABF">
        <w:rPr>
          <w:rFonts w:ascii="Menlo" w:hAnsi="Menlo" w:cs="Menlo"/>
          <w:i/>
          <w:iCs/>
          <w:color w:val="808080"/>
          <w:sz w:val="15"/>
          <w:szCs w:val="15"/>
          <w:lang w:val="en-US"/>
        </w:rPr>
        <w:t xml:space="preserve"> </w:t>
      </w:r>
      <w:r w:rsidRPr="00007ABF">
        <w:rPr>
          <w:rFonts w:ascii="Menlo" w:hAnsi="Menlo" w:cs="Menlo"/>
          <w:i/>
          <w:iCs/>
          <w:color w:val="808080"/>
          <w:sz w:val="15"/>
          <w:szCs w:val="15"/>
        </w:rPr>
        <w:t>данные</w:t>
      </w:r>
      <w:r w:rsidRPr="00007ABF">
        <w:rPr>
          <w:rFonts w:ascii="Menlo" w:hAnsi="Menlo" w:cs="Menlo"/>
          <w:i/>
          <w:iCs/>
          <w:color w:val="808080"/>
          <w:sz w:val="15"/>
          <w:szCs w:val="15"/>
          <w:lang w:val="en-US"/>
        </w:rPr>
        <w:t xml:space="preserve"> </w:t>
      </w:r>
      <w:r w:rsidRPr="00007ABF">
        <w:rPr>
          <w:rFonts w:ascii="Menlo" w:hAnsi="Menlo" w:cs="Menlo"/>
          <w:i/>
          <w:iCs/>
          <w:color w:val="808080"/>
          <w:sz w:val="15"/>
          <w:szCs w:val="15"/>
        </w:rPr>
        <w:t>на</w:t>
      </w:r>
      <w:r w:rsidRPr="00007ABF">
        <w:rPr>
          <w:rFonts w:ascii="Menlo" w:hAnsi="Menlo" w:cs="Menlo"/>
          <w:i/>
          <w:iCs/>
          <w:color w:val="808080"/>
          <w:sz w:val="15"/>
          <w:szCs w:val="15"/>
          <w:lang w:val="en-US"/>
        </w:rPr>
        <w:t xml:space="preserve"> 10 </w:t>
      </w:r>
      <w:r w:rsidRPr="00007ABF">
        <w:rPr>
          <w:rFonts w:ascii="Menlo" w:hAnsi="Menlo" w:cs="Menlo"/>
          <w:i/>
          <w:iCs/>
          <w:color w:val="808080"/>
          <w:sz w:val="15"/>
          <w:szCs w:val="15"/>
        </w:rPr>
        <w:t>равных</w:t>
      </w:r>
      <w:r w:rsidRPr="00007ABF">
        <w:rPr>
          <w:rFonts w:ascii="Menlo" w:hAnsi="Menlo" w:cs="Menlo"/>
          <w:i/>
          <w:iCs/>
          <w:color w:val="808080"/>
          <w:sz w:val="15"/>
          <w:szCs w:val="15"/>
          <w:lang w:val="en-US"/>
        </w:rPr>
        <w:t xml:space="preserve"> </w:t>
      </w:r>
      <w:r w:rsidRPr="00007ABF">
        <w:rPr>
          <w:rFonts w:ascii="Menlo" w:hAnsi="Menlo" w:cs="Menlo"/>
          <w:i/>
          <w:iCs/>
          <w:color w:val="808080"/>
          <w:sz w:val="15"/>
          <w:szCs w:val="15"/>
        </w:rPr>
        <w:t>промежутков</w:t>
      </w:r>
      <w:r w:rsidRPr="00007ABF">
        <w:rPr>
          <w:rFonts w:ascii="Menlo" w:hAnsi="Menlo" w:cs="Menlo"/>
          <w:i/>
          <w:iCs/>
          <w:color w:val="808080"/>
          <w:sz w:val="15"/>
          <w:szCs w:val="15"/>
          <w:lang w:val="en-US"/>
        </w:rPr>
        <w:br/>
        <w:t xml:space="preserve">            </w:t>
      </w:r>
      <w:proofErr w:type="spellStart"/>
      <w:r w:rsidRPr="00007ABF">
        <w:rPr>
          <w:rFonts w:ascii="Menlo" w:hAnsi="Menlo" w:cs="Menlo"/>
          <w:color w:val="94558D"/>
          <w:sz w:val="15"/>
          <w:szCs w:val="15"/>
          <w:lang w:val="en-US"/>
        </w:rPr>
        <w:t>self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>.gbm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()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  <w:t xml:space="preserve">        </w:t>
      </w:r>
      <w:r w:rsidRPr="00007ABF">
        <w:rPr>
          <w:rFonts w:ascii="Menlo" w:hAnsi="Menlo" w:cs="Menlo"/>
          <w:i/>
          <w:iCs/>
          <w:color w:val="808080"/>
          <w:sz w:val="15"/>
          <w:szCs w:val="15"/>
          <w:lang w:val="en-US"/>
        </w:rPr>
        <w:t xml:space="preserve"># GBM </w:t>
      </w:r>
      <w:r w:rsidRPr="00007ABF">
        <w:rPr>
          <w:rFonts w:ascii="Menlo" w:hAnsi="Menlo" w:cs="Menlo"/>
          <w:i/>
          <w:iCs/>
          <w:color w:val="808080"/>
          <w:sz w:val="15"/>
          <w:szCs w:val="15"/>
        </w:rPr>
        <w:t>Сбербанк</w:t>
      </w:r>
      <w:r w:rsidRPr="00007ABF">
        <w:rPr>
          <w:rFonts w:ascii="Menlo" w:hAnsi="Menlo" w:cs="Menlo"/>
          <w:i/>
          <w:iCs/>
          <w:color w:val="808080"/>
          <w:sz w:val="15"/>
          <w:szCs w:val="15"/>
          <w:lang w:val="en-US"/>
        </w:rPr>
        <w:br/>
        <w:t xml:space="preserve">        </w:t>
      </w:r>
      <w:r w:rsidRPr="00007ABF">
        <w:rPr>
          <w:rFonts w:ascii="Menlo" w:hAnsi="Menlo" w:cs="Menlo"/>
          <w:b/>
          <w:bCs/>
          <w:color w:val="000080"/>
          <w:sz w:val="15"/>
          <w:szCs w:val="15"/>
          <w:lang w:val="en-US"/>
        </w:rPr>
        <w:t xml:space="preserve">if </w:t>
      </w:r>
      <w:proofErr w:type="spellStart"/>
      <w:r w:rsidRPr="00007ABF">
        <w:rPr>
          <w:rFonts w:ascii="Menlo" w:hAnsi="Menlo" w:cs="Menlo"/>
          <w:color w:val="94558D"/>
          <w:sz w:val="15"/>
          <w:szCs w:val="15"/>
          <w:lang w:val="en-US"/>
        </w:rPr>
        <w:t>self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>.option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 xml:space="preserve"> == </w:t>
      </w:r>
      <w:r w:rsidRPr="00007ABF">
        <w:rPr>
          <w:rFonts w:ascii="Menlo" w:hAnsi="Menlo" w:cs="Menlo"/>
          <w:color w:val="0000FF"/>
          <w:sz w:val="15"/>
          <w:szCs w:val="15"/>
          <w:lang w:val="en-US"/>
        </w:rPr>
        <w:t>6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>: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  <w:t xml:space="preserve">            filename = </w:t>
      </w:r>
      <w:r w:rsidRPr="00007ABF">
        <w:rPr>
          <w:rFonts w:ascii="Menlo" w:hAnsi="Menlo" w:cs="Menlo"/>
          <w:b/>
          <w:bCs/>
          <w:color w:val="008080"/>
          <w:sz w:val="15"/>
          <w:szCs w:val="15"/>
          <w:lang w:val="en-US"/>
        </w:rPr>
        <w:t>"</w:t>
      </w:r>
      <w:proofErr w:type="spellStart"/>
      <w:r w:rsidRPr="00007ABF">
        <w:rPr>
          <w:rFonts w:ascii="Menlo" w:hAnsi="Menlo" w:cs="Menlo"/>
          <w:b/>
          <w:bCs/>
          <w:color w:val="008080"/>
          <w:sz w:val="15"/>
          <w:szCs w:val="15"/>
          <w:lang w:val="en-US"/>
        </w:rPr>
        <w:t>input_files</w:t>
      </w:r>
      <w:proofErr w:type="spellEnd"/>
      <w:r w:rsidRPr="00007ABF">
        <w:rPr>
          <w:rFonts w:ascii="Menlo" w:hAnsi="Menlo" w:cs="Menlo"/>
          <w:b/>
          <w:bCs/>
          <w:color w:val="008080"/>
          <w:sz w:val="15"/>
          <w:szCs w:val="15"/>
          <w:lang w:val="en-US"/>
        </w:rPr>
        <w:t>/SBER_161212_191210.csv"</w:t>
      </w:r>
      <w:r w:rsidRPr="00007ABF">
        <w:rPr>
          <w:rFonts w:ascii="Menlo" w:hAnsi="Menlo" w:cs="Menlo"/>
          <w:b/>
          <w:bCs/>
          <w:color w:val="008080"/>
          <w:sz w:val="15"/>
          <w:szCs w:val="15"/>
          <w:lang w:val="en-US"/>
        </w:rPr>
        <w:br/>
        <w:t xml:space="preserve">            </w:t>
      </w:r>
      <w:proofErr w:type="spellStart"/>
      <w:r w:rsidRPr="00007ABF">
        <w:rPr>
          <w:rFonts w:ascii="Menlo" w:hAnsi="Menlo" w:cs="Menlo"/>
          <w:color w:val="94558D"/>
          <w:sz w:val="15"/>
          <w:szCs w:val="15"/>
          <w:lang w:val="en-US"/>
        </w:rPr>
        <w:t>self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>.date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 xml:space="preserve">, </w:t>
      </w:r>
      <w:proofErr w:type="spellStart"/>
      <w:r w:rsidRPr="00007ABF">
        <w:rPr>
          <w:rFonts w:ascii="Menlo" w:hAnsi="Menlo" w:cs="Menlo"/>
          <w:color w:val="94558D"/>
          <w:sz w:val="15"/>
          <w:szCs w:val="15"/>
          <w:lang w:val="en-US"/>
        </w:rPr>
        <w:t>self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>.y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 xml:space="preserve"> = </w:t>
      </w:r>
      <w:proofErr w:type="spellStart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import_value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(filename)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  <w:t xml:space="preserve">            </w:t>
      </w:r>
      <w:proofErr w:type="spellStart"/>
      <w:r w:rsidRPr="00007ABF">
        <w:rPr>
          <w:rFonts w:ascii="Menlo" w:hAnsi="Menlo" w:cs="Menlo"/>
          <w:color w:val="94558D"/>
          <w:sz w:val="15"/>
          <w:szCs w:val="15"/>
          <w:lang w:val="en-US"/>
        </w:rPr>
        <w:t>self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>.n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 xml:space="preserve"> = </w:t>
      </w:r>
      <w:proofErr w:type="spellStart"/>
      <w:r w:rsidRPr="00007ABF">
        <w:rPr>
          <w:rFonts w:ascii="Menlo" w:hAnsi="Menlo" w:cs="Menlo"/>
          <w:color w:val="000080"/>
          <w:sz w:val="15"/>
          <w:szCs w:val="15"/>
          <w:lang w:val="en-US"/>
        </w:rPr>
        <w:t>len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(</w:t>
      </w:r>
      <w:proofErr w:type="spellStart"/>
      <w:r w:rsidRPr="00007ABF">
        <w:rPr>
          <w:rFonts w:ascii="Menlo" w:hAnsi="Menlo" w:cs="Menlo"/>
          <w:color w:val="94558D"/>
          <w:sz w:val="15"/>
          <w:szCs w:val="15"/>
          <w:lang w:val="en-US"/>
        </w:rPr>
        <w:t>self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>.y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)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  <w:t xml:space="preserve">            </w:t>
      </w:r>
      <w:proofErr w:type="spellStart"/>
      <w:r w:rsidRPr="00007ABF">
        <w:rPr>
          <w:rFonts w:ascii="Menlo" w:hAnsi="Menlo" w:cs="Menlo"/>
          <w:color w:val="94558D"/>
          <w:sz w:val="15"/>
          <w:szCs w:val="15"/>
          <w:lang w:val="en-US"/>
        </w:rPr>
        <w:t>self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>.highlight_gaps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 xml:space="preserve">()  </w:t>
      </w:r>
      <w:r w:rsidRPr="00007ABF">
        <w:rPr>
          <w:rFonts w:ascii="Menlo" w:hAnsi="Menlo" w:cs="Menlo"/>
          <w:i/>
          <w:iCs/>
          <w:color w:val="808080"/>
          <w:sz w:val="15"/>
          <w:szCs w:val="15"/>
          <w:lang w:val="en-US"/>
        </w:rPr>
        <w:t xml:space="preserve"># </w:t>
      </w:r>
      <w:r w:rsidRPr="00007ABF">
        <w:rPr>
          <w:rFonts w:ascii="Menlo" w:hAnsi="Menlo" w:cs="Menlo"/>
          <w:i/>
          <w:iCs/>
          <w:color w:val="808080"/>
          <w:sz w:val="15"/>
          <w:szCs w:val="15"/>
        </w:rPr>
        <w:t>Разбиваем</w:t>
      </w:r>
      <w:r w:rsidRPr="00007ABF">
        <w:rPr>
          <w:rFonts w:ascii="Menlo" w:hAnsi="Menlo" w:cs="Menlo"/>
          <w:i/>
          <w:iCs/>
          <w:color w:val="808080"/>
          <w:sz w:val="15"/>
          <w:szCs w:val="15"/>
          <w:lang w:val="en-US"/>
        </w:rPr>
        <w:t xml:space="preserve"> </w:t>
      </w:r>
      <w:r w:rsidRPr="00007ABF">
        <w:rPr>
          <w:rFonts w:ascii="Menlo" w:hAnsi="Menlo" w:cs="Menlo"/>
          <w:i/>
          <w:iCs/>
          <w:color w:val="808080"/>
          <w:sz w:val="15"/>
          <w:szCs w:val="15"/>
        </w:rPr>
        <w:t>данные</w:t>
      </w:r>
      <w:r w:rsidRPr="00007ABF">
        <w:rPr>
          <w:rFonts w:ascii="Menlo" w:hAnsi="Menlo" w:cs="Menlo"/>
          <w:i/>
          <w:iCs/>
          <w:color w:val="808080"/>
          <w:sz w:val="15"/>
          <w:szCs w:val="15"/>
          <w:lang w:val="en-US"/>
        </w:rPr>
        <w:t xml:space="preserve"> </w:t>
      </w:r>
      <w:r w:rsidRPr="00007ABF">
        <w:rPr>
          <w:rFonts w:ascii="Menlo" w:hAnsi="Menlo" w:cs="Menlo"/>
          <w:i/>
          <w:iCs/>
          <w:color w:val="808080"/>
          <w:sz w:val="15"/>
          <w:szCs w:val="15"/>
        </w:rPr>
        <w:t>на</w:t>
      </w:r>
      <w:r w:rsidRPr="00007ABF">
        <w:rPr>
          <w:rFonts w:ascii="Menlo" w:hAnsi="Menlo" w:cs="Menlo"/>
          <w:i/>
          <w:iCs/>
          <w:color w:val="808080"/>
          <w:sz w:val="15"/>
          <w:szCs w:val="15"/>
          <w:lang w:val="en-US"/>
        </w:rPr>
        <w:t xml:space="preserve"> 10 </w:t>
      </w:r>
      <w:r w:rsidRPr="00007ABF">
        <w:rPr>
          <w:rFonts w:ascii="Menlo" w:hAnsi="Menlo" w:cs="Menlo"/>
          <w:i/>
          <w:iCs/>
          <w:color w:val="808080"/>
          <w:sz w:val="15"/>
          <w:szCs w:val="15"/>
        </w:rPr>
        <w:t>равных</w:t>
      </w:r>
      <w:r w:rsidRPr="00007ABF">
        <w:rPr>
          <w:rFonts w:ascii="Menlo" w:hAnsi="Menlo" w:cs="Menlo"/>
          <w:i/>
          <w:iCs/>
          <w:color w:val="808080"/>
          <w:sz w:val="15"/>
          <w:szCs w:val="15"/>
          <w:lang w:val="en-US"/>
        </w:rPr>
        <w:t xml:space="preserve"> </w:t>
      </w:r>
      <w:r w:rsidRPr="00007ABF">
        <w:rPr>
          <w:rFonts w:ascii="Menlo" w:hAnsi="Menlo" w:cs="Menlo"/>
          <w:i/>
          <w:iCs/>
          <w:color w:val="808080"/>
          <w:sz w:val="15"/>
          <w:szCs w:val="15"/>
        </w:rPr>
        <w:t>промежутков</w:t>
      </w:r>
      <w:r w:rsidRPr="00007ABF">
        <w:rPr>
          <w:rFonts w:ascii="Menlo" w:hAnsi="Menlo" w:cs="Menlo"/>
          <w:i/>
          <w:iCs/>
          <w:color w:val="808080"/>
          <w:sz w:val="15"/>
          <w:szCs w:val="15"/>
          <w:lang w:val="en-US"/>
        </w:rPr>
        <w:br/>
        <w:t xml:space="preserve">            </w:t>
      </w:r>
      <w:proofErr w:type="spellStart"/>
      <w:r w:rsidRPr="00007ABF">
        <w:rPr>
          <w:rFonts w:ascii="Menlo" w:hAnsi="Menlo" w:cs="Menlo"/>
          <w:color w:val="94558D"/>
          <w:sz w:val="15"/>
          <w:szCs w:val="15"/>
          <w:lang w:val="en-US"/>
        </w:rPr>
        <w:t>self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>.gbm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()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  <w:t xml:space="preserve">        </w:t>
      </w:r>
      <w:r w:rsidRPr="00007ABF">
        <w:rPr>
          <w:rFonts w:ascii="Menlo" w:hAnsi="Menlo" w:cs="Menlo"/>
          <w:i/>
          <w:iCs/>
          <w:color w:val="808080"/>
          <w:sz w:val="15"/>
          <w:szCs w:val="15"/>
          <w:lang w:val="en-US"/>
        </w:rPr>
        <w:t xml:space="preserve"># GBM </w:t>
      </w:r>
      <w:r w:rsidRPr="00007ABF">
        <w:rPr>
          <w:rFonts w:ascii="Menlo" w:hAnsi="Menlo" w:cs="Menlo"/>
          <w:i/>
          <w:iCs/>
          <w:color w:val="808080"/>
          <w:sz w:val="15"/>
          <w:szCs w:val="15"/>
        </w:rPr>
        <w:t>Газпром</w:t>
      </w:r>
      <w:r w:rsidRPr="00007ABF">
        <w:rPr>
          <w:rFonts w:ascii="Menlo" w:hAnsi="Menlo" w:cs="Menlo"/>
          <w:i/>
          <w:iCs/>
          <w:color w:val="808080"/>
          <w:sz w:val="15"/>
          <w:szCs w:val="15"/>
          <w:lang w:val="en-US"/>
        </w:rPr>
        <w:br/>
        <w:t xml:space="preserve">        </w:t>
      </w:r>
      <w:r w:rsidRPr="00007ABF">
        <w:rPr>
          <w:rFonts w:ascii="Menlo" w:hAnsi="Menlo" w:cs="Menlo"/>
          <w:b/>
          <w:bCs/>
          <w:color w:val="000080"/>
          <w:sz w:val="15"/>
          <w:szCs w:val="15"/>
          <w:lang w:val="en-US"/>
        </w:rPr>
        <w:t xml:space="preserve">if </w:t>
      </w:r>
      <w:proofErr w:type="spellStart"/>
      <w:r w:rsidRPr="00007ABF">
        <w:rPr>
          <w:rFonts w:ascii="Menlo" w:hAnsi="Menlo" w:cs="Menlo"/>
          <w:color w:val="94558D"/>
          <w:sz w:val="15"/>
          <w:szCs w:val="15"/>
          <w:lang w:val="en-US"/>
        </w:rPr>
        <w:t>self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>.option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 xml:space="preserve"> == </w:t>
      </w:r>
      <w:r w:rsidRPr="00007ABF">
        <w:rPr>
          <w:rFonts w:ascii="Menlo" w:hAnsi="Menlo" w:cs="Menlo"/>
          <w:color w:val="0000FF"/>
          <w:sz w:val="15"/>
          <w:szCs w:val="15"/>
          <w:lang w:val="en-US"/>
        </w:rPr>
        <w:t>7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>: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  <w:t xml:space="preserve">            filename = </w:t>
      </w:r>
      <w:r w:rsidRPr="00007ABF">
        <w:rPr>
          <w:rFonts w:ascii="Menlo" w:hAnsi="Menlo" w:cs="Menlo"/>
          <w:b/>
          <w:bCs/>
          <w:color w:val="008080"/>
          <w:sz w:val="15"/>
          <w:szCs w:val="15"/>
          <w:lang w:val="en-US"/>
        </w:rPr>
        <w:t>"</w:t>
      </w:r>
      <w:proofErr w:type="spellStart"/>
      <w:r w:rsidRPr="00007ABF">
        <w:rPr>
          <w:rFonts w:ascii="Menlo" w:hAnsi="Menlo" w:cs="Menlo"/>
          <w:b/>
          <w:bCs/>
          <w:color w:val="008080"/>
          <w:sz w:val="15"/>
          <w:szCs w:val="15"/>
          <w:lang w:val="en-US"/>
        </w:rPr>
        <w:t>input_files</w:t>
      </w:r>
      <w:proofErr w:type="spellEnd"/>
      <w:r w:rsidRPr="00007ABF">
        <w:rPr>
          <w:rFonts w:ascii="Menlo" w:hAnsi="Menlo" w:cs="Menlo"/>
          <w:b/>
          <w:bCs/>
          <w:color w:val="008080"/>
          <w:sz w:val="15"/>
          <w:szCs w:val="15"/>
          <w:lang w:val="en-US"/>
        </w:rPr>
        <w:t>/GAZP_161212_191210 (1).csv"</w:t>
      </w:r>
      <w:r w:rsidRPr="00007ABF">
        <w:rPr>
          <w:rFonts w:ascii="Menlo" w:hAnsi="Menlo" w:cs="Menlo"/>
          <w:b/>
          <w:bCs/>
          <w:color w:val="008080"/>
          <w:sz w:val="15"/>
          <w:szCs w:val="15"/>
          <w:lang w:val="en-US"/>
        </w:rPr>
        <w:br/>
        <w:t xml:space="preserve">            </w:t>
      </w:r>
      <w:proofErr w:type="spellStart"/>
      <w:r w:rsidRPr="00007ABF">
        <w:rPr>
          <w:rFonts w:ascii="Menlo" w:hAnsi="Menlo" w:cs="Menlo"/>
          <w:color w:val="94558D"/>
          <w:sz w:val="15"/>
          <w:szCs w:val="15"/>
          <w:lang w:val="en-US"/>
        </w:rPr>
        <w:t>self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>.date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 xml:space="preserve">, </w:t>
      </w:r>
      <w:proofErr w:type="spellStart"/>
      <w:r w:rsidRPr="00007ABF">
        <w:rPr>
          <w:rFonts w:ascii="Menlo" w:hAnsi="Menlo" w:cs="Menlo"/>
          <w:color w:val="94558D"/>
          <w:sz w:val="15"/>
          <w:szCs w:val="15"/>
          <w:lang w:val="en-US"/>
        </w:rPr>
        <w:t>self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>.y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 xml:space="preserve"> = </w:t>
      </w:r>
      <w:proofErr w:type="spellStart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import_value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(filename)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  <w:t xml:space="preserve">            </w:t>
      </w:r>
      <w:proofErr w:type="spellStart"/>
      <w:r w:rsidRPr="00007ABF">
        <w:rPr>
          <w:rFonts w:ascii="Menlo" w:hAnsi="Menlo" w:cs="Menlo"/>
          <w:color w:val="94558D"/>
          <w:sz w:val="15"/>
          <w:szCs w:val="15"/>
          <w:lang w:val="en-US"/>
        </w:rPr>
        <w:t>self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>.n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 xml:space="preserve"> = </w:t>
      </w:r>
      <w:proofErr w:type="spellStart"/>
      <w:r w:rsidRPr="00007ABF">
        <w:rPr>
          <w:rFonts w:ascii="Menlo" w:hAnsi="Menlo" w:cs="Menlo"/>
          <w:color w:val="000080"/>
          <w:sz w:val="15"/>
          <w:szCs w:val="15"/>
          <w:lang w:val="en-US"/>
        </w:rPr>
        <w:t>len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(</w:t>
      </w:r>
      <w:proofErr w:type="spellStart"/>
      <w:r w:rsidRPr="00007ABF">
        <w:rPr>
          <w:rFonts w:ascii="Menlo" w:hAnsi="Menlo" w:cs="Menlo"/>
          <w:color w:val="94558D"/>
          <w:sz w:val="15"/>
          <w:szCs w:val="15"/>
          <w:lang w:val="en-US"/>
        </w:rPr>
        <w:t>self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>.y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)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  <w:t xml:space="preserve">            </w:t>
      </w:r>
      <w:proofErr w:type="spellStart"/>
      <w:r w:rsidRPr="00007ABF">
        <w:rPr>
          <w:rFonts w:ascii="Menlo" w:hAnsi="Menlo" w:cs="Menlo"/>
          <w:color w:val="94558D"/>
          <w:sz w:val="15"/>
          <w:szCs w:val="15"/>
          <w:lang w:val="en-US"/>
        </w:rPr>
        <w:t>self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>.highlight_gaps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 xml:space="preserve">()  </w:t>
      </w:r>
      <w:r w:rsidRPr="00007ABF">
        <w:rPr>
          <w:rFonts w:ascii="Menlo" w:hAnsi="Menlo" w:cs="Menlo"/>
          <w:i/>
          <w:iCs/>
          <w:color w:val="808080"/>
          <w:sz w:val="15"/>
          <w:szCs w:val="15"/>
          <w:lang w:val="en-US"/>
        </w:rPr>
        <w:t xml:space="preserve"># </w:t>
      </w:r>
      <w:r w:rsidRPr="00007ABF">
        <w:rPr>
          <w:rFonts w:ascii="Menlo" w:hAnsi="Menlo" w:cs="Menlo"/>
          <w:i/>
          <w:iCs/>
          <w:color w:val="808080"/>
          <w:sz w:val="15"/>
          <w:szCs w:val="15"/>
        </w:rPr>
        <w:t>Разбиваем</w:t>
      </w:r>
      <w:r w:rsidRPr="00007ABF">
        <w:rPr>
          <w:rFonts w:ascii="Menlo" w:hAnsi="Menlo" w:cs="Menlo"/>
          <w:i/>
          <w:iCs/>
          <w:color w:val="808080"/>
          <w:sz w:val="15"/>
          <w:szCs w:val="15"/>
          <w:lang w:val="en-US"/>
        </w:rPr>
        <w:t xml:space="preserve"> </w:t>
      </w:r>
      <w:r w:rsidRPr="00007ABF">
        <w:rPr>
          <w:rFonts w:ascii="Menlo" w:hAnsi="Menlo" w:cs="Menlo"/>
          <w:i/>
          <w:iCs/>
          <w:color w:val="808080"/>
          <w:sz w:val="15"/>
          <w:szCs w:val="15"/>
        </w:rPr>
        <w:t>данные</w:t>
      </w:r>
      <w:r w:rsidRPr="00007ABF">
        <w:rPr>
          <w:rFonts w:ascii="Menlo" w:hAnsi="Menlo" w:cs="Menlo"/>
          <w:i/>
          <w:iCs/>
          <w:color w:val="808080"/>
          <w:sz w:val="15"/>
          <w:szCs w:val="15"/>
          <w:lang w:val="en-US"/>
        </w:rPr>
        <w:t xml:space="preserve"> </w:t>
      </w:r>
      <w:r w:rsidRPr="00007ABF">
        <w:rPr>
          <w:rFonts w:ascii="Menlo" w:hAnsi="Menlo" w:cs="Menlo"/>
          <w:i/>
          <w:iCs/>
          <w:color w:val="808080"/>
          <w:sz w:val="15"/>
          <w:szCs w:val="15"/>
        </w:rPr>
        <w:t>на</w:t>
      </w:r>
      <w:r w:rsidRPr="00007ABF">
        <w:rPr>
          <w:rFonts w:ascii="Menlo" w:hAnsi="Menlo" w:cs="Menlo"/>
          <w:i/>
          <w:iCs/>
          <w:color w:val="808080"/>
          <w:sz w:val="15"/>
          <w:szCs w:val="15"/>
          <w:lang w:val="en-US"/>
        </w:rPr>
        <w:t xml:space="preserve"> 10 </w:t>
      </w:r>
      <w:r w:rsidRPr="00007ABF">
        <w:rPr>
          <w:rFonts w:ascii="Menlo" w:hAnsi="Menlo" w:cs="Menlo"/>
          <w:i/>
          <w:iCs/>
          <w:color w:val="808080"/>
          <w:sz w:val="15"/>
          <w:szCs w:val="15"/>
        </w:rPr>
        <w:t>равных</w:t>
      </w:r>
      <w:r w:rsidRPr="00007ABF">
        <w:rPr>
          <w:rFonts w:ascii="Menlo" w:hAnsi="Menlo" w:cs="Menlo"/>
          <w:i/>
          <w:iCs/>
          <w:color w:val="808080"/>
          <w:sz w:val="15"/>
          <w:szCs w:val="15"/>
          <w:lang w:val="en-US"/>
        </w:rPr>
        <w:t xml:space="preserve"> </w:t>
      </w:r>
      <w:r w:rsidRPr="00007ABF">
        <w:rPr>
          <w:rFonts w:ascii="Menlo" w:hAnsi="Menlo" w:cs="Menlo"/>
          <w:i/>
          <w:iCs/>
          <w:color w:val="808080"/>
          <w:sz w:val="15"/>
          <w:szCs w:val="15"/>
        </w:rPr>
        <w:t>промежутков</w:t>
      </w:r>
      <w:r w:rsidRPr="00007ABF">
        <w:rPr>
          <w:rFonts w:ascii="Menlo" w:hAnsi="Menlo" w:cs="Menlo"/>
          <w:i/>
          <w:iCs/>
          <w:color w:val="808080"/>
          <w:sz w:val="15"/>
          <w:szCs w:val="15"/>
          <w:lang w:val="en-US"/>
        </w:rPr>
        <w:br/>
        <w:t xml:space="preserve">            </w:t>
      </w:r>
      <w:proofErr w:type="spellStart"/>
      <w:r w:rsidRPr="00007ABF">
        <w:rPr>
          <w:rFonts w:ascii="Menlo" w:hAnsi="Menlo" w:cs="Menlo"/>
          <w:color w:val="94558D"/>
          <w:sz w:val="15"/>
          <w:szCs w:val="15"/>
          <w:lang w:val="en-US"/>
        </w:rPr>
        <w:t>self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>.gbm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()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  <w:t xml:space="preserve">        </w:t>
      </w:r>
      <w:r w:rsidRPr="00007ABF">
        <w:rPr>
          <w:rFonts w:ascii="Menlo" w:hAnsi="Menlo" w:cs="Menlo"/>
          <w:i/>
          <w:iCs/>
          <w:color w:val="808080"/>
          <w:sz w:val="15"/>
          <w:szCs w:val="15"/>
          <w:lang w:val="en-US"/>
        </w:rPr>
        <w:t xml:space="preserve"># GBM </w:t>
      </w:r>
      <w:r w:rsidRPr="00007ABF">
        <w:rPr>
          <w:rFonts w:ascii="Menlo" w:hAnsi="Menlo" w:cs="Menlo"/>
          <w:i/>
          <w:iCs/>
          <w:color w:val="808080"/>
          <w:sz w:val="15"/>
          <w:szCs w:val="15"/>
        </w:rPr>
        <w:t>ВТБ</w:t>
      </w:r>
      <w:r w:rsidRPr="00007ABF">
        <w:rPr>
          <w:rFonts w:ascii="Menlo" w:hAnsi="Menlo" w:cs="Menlo"/>
          <w:i/>
          <w:iCs/>
          <w:color w:val="808080"/>
          <w:sz w:val="15"/>
          <w:szCs w:val="15"/>
          <w:lang w:val="en-US"/>
        </w:rPr>
        <w:br/>
        <w:t xml:space="preserve">        </w:t>
      </w:r>
      <w:r w:rsidRPr="00007ABF">
        <w:rPr>
          <w:rFonts w:ascii="Menlo" w:hAnsi="Menlo" w:cs="Menlo"/>
          <w:b/>
          <w:bCs/>
          <w:color w:val="000080"/>
          <w:sz w:val="15"/>
          <w:szCs w:val="15"/>
          <w:lang w:val="en-US"/>
        </w:rPr>
        <w:t xml:space="preserve">if </w:t>
      </w:r>
      <w:proofErr w:type="spellStart"/>
      <w:r w:rsidRPr="00007ABF">
        <w:rPr>
          <w:rFonts w:ascii="Menlo" w:hAnsi="Menlo" w:cs="Menlo"/>
          <w:color w:val="94558D"/>
          <w:sz w:val="15"/>
          <w:szCs w:val="15"/>
          <w:lang w:val="en-US"/>
        </w:rPr>
        <w:t>self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>.option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 xml:space="preserve"> == </w:t>
      </w:r>
      <w:r w:rsidRPr="00007ABF">
        <w:rPr>
          <w:rFonts w:ascii="Menlo" w:hAnsi="Menlo" w:cs="Menlo"/>
          <w:color w:val="0000FF"/>
          <w:sz w:val="15"/>
          <w:szCs w:val="15"/>
          <w:lang w:val="en-US"/>
        </w:rPr>
        <w:t>8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>: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  <w:t xml:space="preserve">            filename = </w:t>
      </w:r>
      <w:r w:rsidRPr="00007ABF">
        <w:rPr>
          <w:rFonts w:ascii="Menlo" w:hAnsi="Menlo" w:cs="Menlo"/>
          <w:b/>
          <w:bCs/>
          <w:color w:val="008080"/>
          <w:sz w:val="15"/>
          <w:szCs w:val="15"/>
          <w:lang w:val="en-US"/>
        </w:rPr>
        <w:t>"</w:t>
      </w:r>
      <w:proofErr w:type="spellStart"/>
      <w:r w:rsidRPr="00007ABF">
        <w:rPr>
          <w:rFonts w:ascii="Menlo" w:hAnsi="Menlo" w:cs="Menlo"/>
          <w:b/>
          <w:bCs/>
          <w:color w:val="008080"/>
          <w:sz w:val="15"/>
          <w:szCs w:val="15"/>
          <w:lang w:val="en-US"/>
        </w:rPr>
        <w:t>input_files</w:t>
      </w:r>
      <w:proofErr w:type="spellEnd"/>
      <w:r w:rsidRPr="00007ABF">
        <w:rPr>
          <w:rFonts w:ascii="Menlo" w:hAnsi="Menlo" w:cs="Menlo"/>
          <w:b/>
          <w:bCs/>
          <w:color w:val="008080"/>
          <w:sz w:val="15"/>
          <w:szCs w:val="15"/>
          <w:lang w:val="en-US"/>
        </w:rPr>
        <w:t>/VTBR_161212_191210 (1).csv"</w:t>
      </w:r>
      <w:r w:rsidRPr="00007ABF">
        <w:rPr>
          <w:rFonts w:ascii="Menlo" w:hAnsi="Menlo" w:cs="Menlo"/>
          <w:b/>
          <w:bCs/>
          <w:color w:val="008080"/>
          <w:sz w:val="15"/>
          <w:szCs w:val="15"/>
          <w:lang w:val="en-US"/>
        </w:rPr>
        <w:br/>
        <w:t xml:space="preserve">            </w:t>
      </w:r>
      <w:proofErr w:type="spellStart"/>
      <w:r w:rsidRPr="00007ABF">
        <w:rPr>
          <w:rFonts w:ascii="Menlo" w:hAnsi="Menlo" w:cs="Menlo"/>
          <w:color w:val="94558D"/>
          <w:sz w:val="15"/>
          <w:szCs w:val="15"/>
          <w:lang w:val="en-US"/>
        </w:rPr>
        <w:t>self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>.date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 xml:space="preserve">, </w:t>
      </w:r>
      <w:proofErr w:type="spellStart"/>
      <w:r w:rsidRPr="00007ABF">
        <w:rPr>
          <w:rFonts w:ascii="Menlo" w:hAnsi="Menlo" w:cs="Menlo"/>
          <w:color w:val="94558D"/>
          <w:sz w:val="15"/>
          <w:szCs w:val="15"/>
          <w:lang w:val="en-US"/>
        </w:rPr>
        <w:t>self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>.y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 xml:space="preserve"> = </w:t>
      </w:r>
      <w:proofErr w:type="spellStart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import_value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(filename)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  <w:t xml:space="preserve">            </w:t>
      </w:r>
      <w:proofErr w:type="spellStart"/>
      <w:r w:rsidRPr="00007ABF">
        <w:rPr>
          <w:rFonts w:ascii="Menlo" w:hAnsi="Menlo" w:cs="Menlo"/>
          <w:color w:val="94558D"/>
          <w:sz w:val="15"/>
          <w:szCs w:val="15"/>
          <w:lang w:val="en-US"/>
        </w:rPr>
        <w:t>self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>.n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 xml:space="preserve"> = </w:t>
      </w:r>
      <w:proofErr w:type="spellStart"/>
      <w:r w:rsidRPr="00007ABF">
        <w:rPr>
          <w:rFonts w:ascii="Menlo" w:hAnsi="Menlo" w:cs="Menlo"/>
          <w:color w:val="000080"/>
          <w:sz w:val="15"/>
          <w:szCs w:val="15"/>
          <w:lang w:val="en-US"/>
        </w:rPr>
        <w:t>len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(</w:t>
      </w:r>
      <w:proofErr w:type="spellStart"/>
      <w:r w:rsidRPr="00007ABF">
        <w:rPr>
          <w:rFonts w:ascii="Menlo" w:hAnsi="Menlo" w:cs="Menlo"/>
          <w:color w:val="94558D"/>
          <w:sz w:val="15"/>
          <w:szCs w:val="15"/>
          <w:lang w:val="en-US"/>
        </w:rPr>
        <w:t>self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>.y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)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  <w:t xml:space="preserve">            </w:t>
      </w:r>
      <w:proofErr w:type="spellStart"/>
      <w:r w:rsidRPr="00007ABF">
        <w:rPr>
          <w:rFonts w:ascii="Menlo" w:hAnsi="Menlo" w:cs="Menlo"/>
          <w:color w:val="94558D"/>
          <w:sz w:val="15"/>
          <w:szCs w:val="15"/>
          <w:lang w:val="en-US"/>
        </w:rPr>
        <w:t>self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>.highlight_gaps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 xml:space="preserve">()  </w:t>
      </w:r>
      <w:r w:rsidRPr="00007ABF">
        <w:rPr>
          <w:rFonts w:ascii="Menlo" w:hAnsi="Menlo" w:cs="Menlo"/>
          <w:i/>
          <w:iCs/>
          <w:color w:val="808080"/>
          <w:sz w:val="15"/>
          <w:szCs w:val="15"/>
          <w:lang w:val="en-US"/>
        </w:rPr>
        <w:t xml:space="preserve"># </w:t>
      </w:r>
      <w:r w:rsidRPr="00007ABF">
        <w:rPr>
          <w:rFonts w:ascii="Menlo" w:hAnsi="Menlo" w:cs="Menlo"/>
          <w:i/>
          <w:iCs/>
          <w:color w:val="808080"/>
          <w:sz w:val="15"/>
          <w:szCs w:val="15"/>
        </w:rPr>
        <w:t>Разбиваем</w:t>
      </w:r>
      <w:r w:rsidRPr="00007ABF">
        <w:rPr>
          <w:rFonts w:ascii="Menlo" w:hAnsi="Menlo" w:cs="Menlo"/>
          <w:i/>
          <w:iCs/>
          <w:color w:val="808080"/>
          <w:sz w:val="15"/>
          <w:szCs w:val="15"/>
          <w:lang w:val="en-US"/>
        </w:rPr>
        <w:t xml:space="preserve"> </w:t>
      </w:r>
      <w:r w:rsidRPr="00007ABF">
        <w:rPr>
          <w:rFonts w:ascii="Menlo" w:hAnsi="Menlo" w:cs="Menlo"/>
          <w:i/>
          <w:iCs/>
          <w:color w:val="808080"/>
          <w:sz w:val="15"/>
          <w:szCs w:val="15"/>
        </w:rPr>
        <w:t>данные</w:t>
      </w:r>
      <w:r w:rsidRPr="00007ABF">
        <w:rPr>
          <w:rFonts w:ascii="Menlo" w:hAnsi="Menlo" w:cs="Menlo"/>
          <w:i/>
          <w:iCs/>
          <w:color w:val="808080"/>
          <w:sz w:val="15"/>
          <w:szCs w:val="15"/>
          <w:lang w:val="en-US"/>
        </w:rPr>
        <w:t xml:space="preserve"> </w:t>
      </w:r>
      <w:r w:rsidRPr="00007ABF">
        <w:rPr>
          <w:rFonts w:ascii="Menlo" w:hAnsi="Menlo" w:cs="Menlo"/>
          <w:i/>
          <w:iCs/>
          <w:color w:val="808080"/>
          <w:sz w:val="15"/>
          <w:szCs w:val="15"/>
        </w:rPr>
        <w:t>на</w:t>
      </w:r>
      <w:r w:rsidRPr="00007ABF">
        <w:rPr>
          <w:rFonts w:ascii="Menlo" w:hAnsi="Menlo" w:cs="Menlo"/>
          <w:i/>
          <w:iCs/>
          <w:color w:val="808080"/>
          <w:sz w:val="15"/>
          <w:szCs w:val="15"/>
          <w:lang w:val="en-US"/>
        </w:rPr>
        <w:t xml:space="preserve"> 10 </w:t>
      </w:r>
      <w:r w:rsidRPr="00007ABF">
        <w:rPr>
          <w:rFonts w:ascii="Menlo" w:hAnsi="Menlo" w:cs="Menlo"/>
          <w:i/>
          <w:iCs/>
          <w:color w:val="808080"/>
          <w:sz w:val="15"/>
          <w:szCs w:val="15"/>
        </w:rPr>
        <w:t>равных</w:t>
      </w:r>
      <w:r w:rsidRPr="00007ABF">
        <w:rPr>
          <w:rFonts w:ascii="Menlo" w:hAnsi="Menlo" w:cs="Menlo"/>
          <w:i/>
          <w:iCs/>
          <w:color w:val="808080"/>
          <w:sz w:val="15"/>
          <w:szCs w:val="15"/>
          <w:lang w:val="en-US"/>
        </w:rPr>
        <w:t xml:space="preserve"> </w:t>
      </w:r>
      <w:r w:rsidRPr="00007ABF">
        <w:rPr>
          <w:rFonts w:ascii="Menlo" w:hAnsi="Menlo" w:cs="Menlo"/>
          <w:i/>
          <w:iCs/>
          <w:color w:val="808080"/>
          <w:sz w:val="15"/>
          <w:szCs w:val="15"/>
        </w:rPr>
        <w:t>промежутков</w:t>
      </w:r>
      <w:r w:rsidRPr="00007ABF">
        <w:rPr>
          <w:rFonts w:ascii="Menlo" w:hAnsi="Menlo" w:cs="Menlo"/>
          <w:i/>
          <w:iCs/>
          <w:color w:val="808080"/>
          <w:sz w:val="15"/>
          <w:szCs w:val="15"/>
          <w:lang w:val="en-US"/>
        </w:rPr>
        <w:br/>
        <w:t xml:space="preserve">            </w:t>
      </w:r>
      <w:proofErr w:type="spellStart"/>
      <w:r w:rsidRPr="00007ABF">
        <w:rPr>
          <w:rFonts w:ascii="Menlo" w:hAnsi="Menlo" w:cs="Menlo"/>
          <w:color w:val="94558D"/>
          <w:sz w:val="15"/>
          <w:szCs w:val="15"/>
          <w:lang w:val="en-US"/>
        </w:rPr>
        <w:t>self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>.gbm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()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  <w:t xml:space="preserve">    </w:t>
      </w:r>
      <w:r w:rsidRPr="00007ABF">
        <w:rPr>
          <w:rFonts w:ascii="Menlo" w:hAnsi="Menlo" w:cs="Menlo"/>
          <w:i/>
          <w:iCs/>
          <w:color w:val="808080"/>
          <w:sz w:val="15"/>
          <w:szCs w:val="15"/>
          <w:lang w:val="en-US"/>
        </w:rPr>
        <w:t xml:space="preserve"># </w:t>
      </w:r>
      <w:r w:rsidRPr="00007ABF">
        <w:rPr>
          <w:rFonts w:ascii="Menlo" w:hAnsi="Menlo" w:cs="Menlo"/>
          <w:i/>
          <w:iCs/>
          <w:color w:val="808080"/>
          <w:sz w:val="15"/>
          <w:szCs w:val="15"/>
        </w:rPr>
        <w:t>Нормализация</w:t>
      </w:r>
      <w:r w:rsidRPr="00007ABF">
        <w:rPr>
          <w:rFonts w:ascii="Menlo" w:hAnsi="Menlo" w:cs="Menlo"/>
          <w:i/>
          <w:iCs/>
          <w:color w:val="808080"/>
          <w:sz w:val="15"/>
          <w:szCs w:val="15"/>
          <w:lang w:val="en-US"/>
        </w:rPr>
        <w:t xml:space="preserve"> </w:t>
      </w:r>
      <w:r w:rsidRPr="00007ABF">
        <w:rPr>
          <w:rFonts w:ascii="Menlo" w:hAnsi="Menlo" w:cs="Menlo"/>
          <w:i/>
          <w:iCs/>
          <w:color w:val="808080"/>
          <w:sz w:val="15"/>
          <w:szCs w:val="15"/>
        </w:rPr>
        <w:t>осей</w:t>
      </w:r>
      <w:r w:rsidRPr="00007ABF">
        <w:rPr>
          <w:rFonts w:ascii="Menlo" w:hAnsi="Menlo" w:cs="Menlo"/>
          <w:i/>
          <w:iCs/>
          <w:color w:val="808080"/>
          <w:sz w:val="15"/>
          <w:szCs w:val="15"/>
          <w:lang w:val="en-US"/>
        </w:rPr>
        <w:br/>
        <w:t xml:space="preserve">    </w:t>
      </w:r>
      <w:r w:rsidRPr="00007ABF">
        <w:rPr>
          <w:rFonts w:ascii="Menlo" w:hAnsi="Menlo" w:cs="Menlo"/>
          <w:b/>
          <w:bCs/>
          <w:color w:val="000080"/>
          <w:sz w:val="15"/>
          <w:szCs w:val="15"/>
          <w:lang w:val="en-US"/>
        </w:rPr>
        <w:t xml:space="preserve">def </w:t>
      </w:r>
      <w:proofErr w:type="spellStart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normalisation_axis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(</w:t>
      </w:r>
      <w:r w:rsidRPr="00007ABF">
        <w:rPr>
          <w:rFonts w:ascii="Menlo" w:hAnsi="Menlo" w:cs="Menlo"/>
          <w:color w:val="94558D"/>
          <w:sz w:val="15"/>
          <w:szCs w:val="15"/>
          <w:lang w:val="en-US"/>
        </w:rPr>
        <w:t>self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>):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  <w:t xml:space="preserve">        </w:t>
      </w:r>
      <w:proofErr w:type="spellStart"/>
      <w:r w:rsidRPr="00007ABF">
        <w:rPr>
          <w:rFonts w:ascii="Menlo" w:hAnsi="Menlo" w:cs="Menlo"/>
          <w:color w:val="94558D"/>
          <w:sz w:val="15"/>
          <w:szCs w:val="15"/>
          <w:lang w:val="en-US"/>
        </w:rPr>
        <w:t>self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>.y_axis_max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 xml:space="preserve"> = </w:t>
      </w:r>
      <w:proofErr w:type="spellStart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np.amax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(</w:t>
      </w:r>
      <w:proofErr w:type="spellStart"/>
      <w:r w:rsidRPr="00007ABF">
        <w:rPr>
          <w:rFonts w:ascii="Menlo" w:hAnsi="Menlo" w:cs="Menlo"/>
          <w:color w:val="94558D"/>
          <w:sz w:val="15"/>
          <w:szCs w:val="15"/>
          <w:lang w:val="en-US"/>
        </w:rPr>
        <w:t>self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>.y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 xml:space="preserve">) * </w:t>
      </w:r>
      <w:r w:rsidRPr="00007ABF">
        <w:rPr>
          <w:rFonts w:ascii="Menlo" w:hAnsi="Menlo" w:cs="Menlo"/>
          <w:color w:val="0000FF"/>
          <w:sz w:val="15"/>
          <w:szCs w:val="15"/>
          <w:lang w:val="en-US"/>
        </w:rPr>
        <w:t>1.2</w:t>
      </w:r>
      <w:r w:rsidRPr="00007ABF">
        <w:rPr>
          <w:rFonts w:ascii="Menlo" w:hAnsi="Menlo" w:cs="Menlo"/>
          <w:color w:val="0000FF"/>
          <w:sz w:val="15"/>
          <w:szCs w:val="15"/>
          <w:lang w:val="en-US"/>
        </w:rPr>
        <w:br/>
        <w:t xml:space="preserve">        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 xml:space="preserve">min = </w:t>
      </w:r>
      <w:proofErr w:type="spellStart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np.amin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(</w:t>
      </w:r>
      <w:proofErr w:type="spellStart"/>
      <w:r w:rsidRPr="00007ABF">
        <w:rPr>
          <w:rFonts w:ascii="Menlo" w:hAnsi="Menlo" w:cs="Menlo"/>
          <w:color w:val="94558D"/>
          <w:sz w:val="15"/>
          <w:szCs w:val="15"/>
          <w:lang w:val="en-US"/>
        </w:rPr>
        <w:t>self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>.y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)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  <w:t xml:space="preserve">        </w:t>
      </w:r>
      <w:r w:rsidRPr="00007ABF">
        <w:rPr>
          <w:rFonts w:ascii="Menlo" w:hAnsi="Menlo" w:cs="Menlo"/>
          <w:b/>
          <w:bCs/>
          <w:color w:val="000080"/>
          <w:sz w:val="15"/>
          <w:szCs w:val="15"/>
          <w:lang w:val="en-US"/>
        </w:rPr>
        <w:t xml:space="preserve">if 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 xml:space="preserve">min &gt; </w:t>
      </w:r>
      <w:r w:rsidRPr="00007ABF">
        <w:rPr>
          <w:rFonts w:ascii="Menlo" w:hAnsi="Menlo" w:cs="Menlo"/>
          <w:color w:val="0000FF"/>
          <w:sz w:val="15"/>
          <w:szCs w:val="15"/>
          <w:lang w:val="en-US"/>
        </w:rPr>
        <w:t>0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>: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  <w:t xml:space="preserve">            </w:t>
      </w:r>
      <w:proofErr w:type="spellStart"/>
      <w:r w:rsidRPr="00007ABF">
        <w:rPr>
          <w:rFonts w:ascii="Menlo" w:hAnsi="Menlo" w:cs="Menlo"/>
          <w:color w:val="94558D"/>
          <w:sz w:val="15"/>
          <w:szCs w:val="15"/>
          <w:lang w:val="en-US"/>
        </w:rPr>
        <w:t>self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>.y_axis_min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 xml:space="preserve"> = </w:t>
      </w:r>
      <w:proofErr w:type="spellStart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np.amin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(</w:t>
      </w:r>
      <w:proofErr w:type="spellStart"/>
      <w:r w:rsidRPr="00007ABF">
        <w:rPr>
          <w:rFonts w:ascii="Menlo" w:hAnsi="Menlo" w:cs="Menlo"/>
          <w:color w:val="94558D"/>
          <w:sz w:val="15"/>
          <w:szCs w:val="15"/>
          <w:lang w:val="en-US"/>
        </w:rPr>
        <w:t>self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>.y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 xml:space="preserve">) * </w:t>
      </w:r>
      <w:r w:rsidRPr="00007ABF">
        <w:rPr>
          <w:rFonts w:ascii="Menlo" w:hAnsi="Menlo" w:cs="Menlo"/>
          <w:color w:val="0000FF"/>
          <w:sz w:val="15"/>
          <w:szCs w:val="15"/>
          <w:lang w:val="en-US"/>
        </w:rPr>
        <w:t>0.8</w:t>
      </w:r>
      <w:r w:rsidRPr="00007ABF">
        <w:rPr>
          <w:rFonts w:ascii="Menlo" w:hAnsi="Menlo" w:cs="Menlo"/>
          <w:color w:val="0000FF"/>
          <w:sz w:val="15"/>
          <w:szCs w:val="15"/>
          <w:lang w:val="en-US"/>
        </w:rPr>
        <w:br/>
        <w:t xml:space="preserve">        </w:t>
      </w:r>
      <w:r w:rsidRPr="00007ABF">
        <w:rPr>
          <w:rFonts w:ascii="Menlo" w:hAnsi="Menlo" w:cs="Menlo"/>
          <w:b/>
          <w:bCs/>
          <w:color w:val="000080"/>
          <w:sz w:val="15"/>
          <w:szCs w:val="15"/>
          <w:lang w:val="en-US"/>
        </w:rPr>
        <w:t>else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>: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  <w:t xml:space="preserve">            </w:t>
      </w:r>
      <w:proofErr w:type="spellStart"/>
      <w:r w:rsidRPr="00007ABF">
        <w:rPr>
          <w:rFonts w:ascii="Menlo" w:hAnsi="Menlo" w:cs="Menlo"/>
          <w:color w:val="94558D"/>
          <w:sz w:val="15"/>
          <w:szCs w:val="15"/>
          <w:lang w:val="en-US"/>
        </w:rPr>
        <w:t>self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>.y_axis_min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 xml:space="preserve"> = </w:t>
      </w:r>
      <w:proofErr w:type="spellStart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np.amin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(</w:t>
      </w:r>
      <w:proofErr w:type="spellStart"/>
      <w:r w:rsidRPr="00007ABF">
        <w:rPr>
          <w:rFonts w:ascii="Menlo" w:hAnsi="Menlo" w:cs="Menlo"/>
          <w:color w:val="94558D"/>
          <w:sz w:val="15"/>
          <w:szCs w:val="15"/>
          <w:lang w:val="en-US"/>
        </w:rPr>
        <w:t>self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>.y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 xml:space="preserve">) * </w:t>
      </w:r>
      <w:r w:rsidRPr="00007ABF">
        <w:rPr>
          <w:rFonts w:ascii="Menlo" w:hAnsi="Menlo" w:cs="Menlo"/>
          <w:color w:val="0000FF"/>
          <w:sz w:val="15"/>
          <w:szCs w:val="15"/>
          <w:lang w:val="en-US"/>
        </w:rPr>
        <w:t>1.2</w:t>
      </w:r>
      <w:r w:rsidRPr="00007ABF">
        <w:rPr>
          <w:rFonts w:ascii="Menlo" w:hAnsi="Menlo" w:cs="Menlo"/>
          <w:color w:val="0000FF"/>
          <w:sz w:val="15"/>
          <w:szCs w:val="15"/>
          <w:lang w:val="en-US"/>
        </w:rPr>
        <w:br/>
      </w:r>
      <w:r w:rsidRPr="00007ABF">
        <w:rPr>
          <w:rFonts w:ascii="Menlo" w:hAnsi="Menlo" w:cs="Menlo"/>
          <w:color w:val="0000FF"/>
          <w:sz w:val="15"/>
          <w:szCs w:val="15"/>
          <w:lang w:val="en-US"/>
        </w:rPr>
        <w:br/>
        <w:t xml:space="preserve">    </w:t>
      </w:r>
      <w:r w:rsidRPr="00007ABF">
        <w:rPr>
          <w:rFonts w:ascii="Menlo" w:hAnsi="Menlo" w:cs="Menlo"/>
          <w:i/>
          <w:iCs/>
          <w:color w:val="808080"/>
          <w:sz w:val="15"/>
          <w:szCs w:val="15"/>
          <w:lang w:val="en-US"/>
        </w:rPr>
        <w:t xml:space="preserve"># </w:t>
      </w:r>
      <w:r w:rsidRPr="00007ABF">
        <w:rPr>
          <w:rFonts w:ascii="Menlo" w:hAnsi="Menlo" w:cs="Menlo"/>
          <w:i/>
          <w:iCs/>
          <w:color w:val="808080"/>
          <w:sz w:val="15"/>
          <w:szCs w:val="15"/>
        </w:rPr>
        <w:t>Выделяем</w:t>
      </w:r>
      <w:r w:rsidRPr="00007ABF">
        <w:rPr>
          <w:rFonts w:ascii="Menlo" w:hAnsi="Menlo" w:cs="Menlo"/>
          <w:i/>
          <w:iCs/>
          <w:color w:val="808080"/>
          <w:sz w:val="15"/>
          <w:szCs w:val="15"/>
          <w:lang w:val="en-US"/>
        </w:rPr>
        <w:t xml:space="preserve"> </w:t>
      </w:r>
      <w:r w:rsidRPr="00007ABF">
        <w:rPr>
          <w:rFonts w:ascii="Menlo" w:hAnsi="Menlo" w:cs="Menlo"/>
          <w:i/>
          <w:iCs/>
          <w:color w:val="808080"/>
          <w:sz w:val="15"/>
          <w:szCs w:val="15"/>
        </w:rPr>
        <w:t>в</w:t>
      </w:r>
      <w:r w:rsidRPr="00007ABF">
        <w:rPr>
          <w:rFonts w:ascii="Menlo" w:hAnsi="Menlo" w:cs="Menlo"/>
          <w:i/>
          <w:iCs/>
          <w:color w:val="808080"/>
          <w:sz w:val="15"/>
          <w:szCs w:val="15"/>
          <w:lang w:val="en-US"/>
        </w:rPr>
        <w:t xml:space="preserve"> </w:t>
      </w:r>
      <w:r w:rsidRPr="00007ABF">
        <w:rPr>
          <w:rFonts w:ascii="Menlo" w:hAnsi="Menlo" w:cs="Menlo"/>
          <w:i/>
          <w:iCs/>
          <w:color w:val="808080"/>
          <w:sz w:val="15"/>
          <w:szCs w:val="15"/>
        </w:rPr>
        <w:t>ручную</w:t>
      </w:r>
      <w:r w:rsidRPr="00007ABF">
        <w:rPr>
          <w:rFonts w:ascii="Menlo" w:hAnsi="Menlo" w:cs="Menlo"/>
          <w:i/>
          <w:iCs/>
          <w:color w:val="808080"/>
          <w:sz w:val="15"/>
          <w:szCs w:val="15"/>
          <w:lang w:val="en-US"/>
        </w:rPr>
        <w:t xml:space="preserve"> </w:t>
      </w:r>
      <w:r w:rsidRPr="00007ABF">
        <w:rPr>
          <w:rFonts w:ascii="Menlo" w:hAnsi="Menlo" w:cs="Menlo"/>
          <w:i/>
          <w:iCs/>
          <w:color w:val="808080"/>
          <w:sz w:val="15"/>
          <w:szCs w:val="15"/>
        </w:rPr>
        <w:t>тренд</w:t>
      </w:r>
      <w:r w:rsidRPr="00007ABF">
        <w:rPr>
          <w:rFonts w:ascii="Menlo" w:hAnsi="Menlo" w:cs="Menlo"/>
          <w:i/>
          <w:iCs/>
          <w:color w:val="808080"/>
          <w:sz w:val="15"/>
          <w:szCs w:val="15"/>
          <w:lang w:val="en-US"/>
        </w:rPr>
        <w:t xml:space="preserve"> </w:t>
      </w:r>
      <w:r w:rsidRPr="00007ABF">
        <w:rPr>
          <w:rFonts w:ascii="Menlo" w:hAnsi="Menlo" w:cs="Menlo"/>
          <w:i/>
          <w:iCs/>
          <w:color w:val="808080"/>
          <w:sz w:val="15"/>
          <w:szCs w:val="15"/>
        </w:rPr>
        <w:t>методом</w:t>
      </w:r>
      <w:r w:rsidRPr="00007ABF">
        <w:rPr>
          <w:rFonts w:ascii="Menlo" w:hAnsi="Menlo" w:cs="Menlo"/>
          <w:i/>
          <w:iCs/>
          <w:color w:val="808080"/>
          <w:sz w:val="15"/>
          <w:szCs w:val="15"/>
          <w:lang w:val="en-US"/>
        </w:rPr>
        <w:t xml:space="preserve"> </w:t>
      </w:r>
      <w:r w:rsidRPr="00007ABF">
        <w:rPr>
          <w:rFonts w:ascii="Menlo" w:hAnsi="Menlo" w:cs="Menlo"/>
          <w:i/>
          <w:iCs/>
          <w:color w:val="808080"/>
          <w:sz w:val="15"/>
          <w:szCs w:val="15"/>
        </w:rPr>
        <w:t>скользящего</w:t>
      </w:r>
      <w:r w:rsidRPr="00007ABF">
        <w:rPr>
          <w:rFonts w:ascii="Menlo" w:hAnsi="Menlo" w:cs="Menlo"/>
          <w:i/>
          <w:iCs/>
          <w:color w:val="808080"/>
          <w:sz w:val="15"/>
          <w:szCs w:val="15"/>
          <w:lang w:val="en-US"/>
        </w:rPr>
        <w:t xml:space="preserve"> </w:t>
      </w:r>
      <w:r w:rsidRPr="00007ABF">
        <w:rPr>
          <w:rFonts w:ascii="Menlo" w:hAnsi="Menlo" w:cs="Menlo"/>
          <w:i/>
          <w:iCs/>
          <w:color w:val="808080"/>
          <w:sz w:val="15"/>
          <w:szCs w:val="15"/>
        </w:rPr>
        <w:t>окна</w:t>
      </w:r>
      <w:r w:rsidRPr="00007ABF">
        <w:rPr>
          <w:rFonts w:ascii="Menlo" w:hAnsi="Menlo" w:cs="Menlo"/>
          <w:i/>
          <w:iCs/>
          <w:color w:val="808080"/>
          <w:sz w:val="15"/>
          <w:szCs w:val="15"/>
          <w:lang w:val="en-US"/>
        </w:rPr>
        <w:br/>
        <w:t xml:space="preserve">    </w:t>
      </w:r>
      <w:r w:rsidRPr="00007ABF">
        <w:rPr>
          <w:rFonts w:ascii="Menlo" w:hAnsi="Menlo" w:cs="Menlo"/>
          <w:b/>
          <w:bCs/>
          <w:color w:val="000080"/>
          <w:sz w:val="15"/>
          <w:szCs w:val="15"/>
          <w:lang w:val="en-US"/>
        </w:rPr>
        <w:t xml:space="preserve">def </w:t>
      </w:r>
      <w:proofErr w:type="spellStart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highlight_trends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(</w:t>
      </w:r>
      <w:r w:rsidRPr="00007ABF">
        <w:rPr>
          <w:rFonts w:ascii="Menlo" w:hAnsi="Menlo" w:cs="Menlo"/>
          <w:color w:val="94558D"/>
          <w:sz w:val="15"/>
          <w:szCs w:val="15"/>
          <w:lang w:val="en-US"/>
        </w:rPr>
        <w:t>self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 xml:space="preserve">, </w:t>
      </w:r>
      <w:proofErr w:type="spellStart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analyzed_model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):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lastRenderedPageBreak/>
        <w:t xml:space="preserve">        </w:t>
      </w:r>
      <w:proofErr w:type="spellStart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size_of_window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 xml:space="preserve"> = </w:t>
      </w:r>
      <w:r w:rsidRPr="00007ABF">
        <w:rPr>
          <w:rFonts w:ascii="Menlo" w:hAnsi="Menlo" w:cs="Menlo"/>
          <w:color w:val="0000FF"/>
          <w:sz w:val="15"/>
          <w:szCs w:val="15"/>
          <w:lang w:val="en-US"/>
        </w:rPr>
        <w:t>50</w:t>
      </w:r>
      <w:r w:rsidRPr="00007ABF">
        <w:rPr>
          <w:rFonts w:ascii="Menlo" w:hAnsi="Menlo" w:cs="Menlo"/>
          <w:color w:val="0000FF"/>
          <w:sz w:val="15"/>
          <w:szCs w:val="15"/>
          <w:lang w:val="en-US"/>
        </w:rPr>
        <w:br/>
        <w:t xml:space="preserve">        </w:t>
      </w:r>
      <w:proofErr w:type="spellStart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analysis_model_n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 xml:space="preserve"> = </w:t>
      </w:r>
      <w:proofErr w:type="spellStart"/>
      <w:r w:rsidRPr="00007ABF">
        <w:rPr>
          <w:rFonts w:ascii="Menlo" w:hAnsi="Menlo" w:cs="Menlo"/>
          <w:color w:val="000080"/>
          <w:sz w:val="15"/>
          <w:szCs w:val="15"/>
          <w:lang w:val="en-US"/>
        </w:rPr>
        <w:t>len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(</w:t>
      </w:r>
      <w:proofErr w:type="spellStart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analyzed_model.y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)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  <w:t xml:space="preserve">        </w:t>
      </w:r>
      <w:proofErr w:type="spellStart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sum_value_of_window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 xml:space="preserve"> = </w:t>
      </w:r>
      <w:r w:rsidRPr="00007ABF">
        <w:rPr>
          <w:rFonts w:ascii="Menlo" w:hAnsi="Menlo" w:cs="Menlo"/>
          <w:color w:val="0000FF"/>
          <w:sz w:val="15"/>
          <w:szCs w:val="15"/>
          <w:lang w:val="en-US"/>
        </w:rPr>
        <w:t>0</w:t>
      </w:r>
      <w:r w:rsidRPr="00007ABF">
        <w:rPr>
          <w:rFonts w:ascii="Menlo" w:hAnsi="Menlo" w:cs="Menlo"/>
          <w:color w:val="0000FF"/>
          <w:sz w:val="15"/>
          <w:szCs w:val="15"/>
          <w:lang w:val="en-US"/>
        </w:rPr>
        <w:br/>
        <w:t xml:space="preserve">        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 xml:space="preserve">y = </w:t>
      </w:r>
      <w:proofErr w:type="spellStart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np.copy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(</w:t>
      </w:r>
      <w:proofErr w:type="spellStart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analyzed_model.y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)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  <w:t xml:space="preserve">        </w:t>
      </w:r>
      <w:r w:rsidRPr="00007ABF">
        <w:rPr>
          <w:rFonts w:ascii="Menlo" w:hAnsi="Menlo" w:cs="Menlo"/>
          <w:b/>
          <w:bCs/>
          <w:color w:val="000080"/>
          <w:sz w:val="15"/>
          <w:szCs w:val="15"/>
          <w:lang w:val="en-US"/>
        </w:rPr>
        <w:t xml:space="preserve">for </w:t>
      </w:r>
      <w:proofErr w:type="spellStart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i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 xml:space="preserve"> </w:t>
      </w:r>
      <w:r w:rsidRPr="00007ABF">
        <w:rPr>
          <w:rFonts w:ascii="Menlo" w:hAnsi="Menlo" w:cs="Menlo"/>
          <w:b/>
          <w:bCs/>
          <w:color w:val="000080"/>
          <w:sz w:val="15"/>
          <w:szCs w:val="15"/>
          <w:lang w:val="en-US"/>
        </w:rPr>
        <w:t xml:space="preserve">in </w:t>
      </w:r>
      <w:r w:rsidRPr="00007ABF">
        <w:rPr>
          <w:rFonts w:ascii="Menlo" w:hAnsi="Menlo" w:cs="Menlo"/>
          <w:color w:val="000080"/>
          <w:sz w:val="15"/>
          <w:szCs w:val="15"/>
          <w:lang w:val="en-US"/>
        </w:rPr>
        <w:t>range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>(</w:t>
      </w:r>
      <w:proofErr w:type="spellStart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analysis_model_n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 xml:space="preserve"> - </w:t>
      </w:r>
      <w:proofErr w:type="spellStart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size_of_window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):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  <w:t xml:space="preserve">            </w:t>
      </w:r>
      <w:r w:rsidRPr="00007ABF">
        <w:rPr>
          <w:rFonts w:ascii="Menlo" w:hAnsi="Menlo" w:cs="Menlo"/>
          <w:b/>
          <w:bCs/>
          <w:color w:val="000080"/>
          <w:sz w:val="15"/>
          <w:szCs w:val="15"/>
          <w:lang w:val="en-US"/>
        </w:rPr>
        <w:t xml:space="preserve">for 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 xml:space="preserve">j </w:t>
      </w:r>
      <w:r w:rsidRPr="00007ABF">
        <w:rPr>
          <w:rFonts w:ascii="Menlo" w:hAnsi="Menlo" w:cs="Menlo"/>
          <w:b/>
          <w:bCs/>
          <w:color w:val="000080"/>
          <w:sz w:val="15"/>
          <w:szCs w:val="15"/>
          <w:lang w:val="en-US"/>
        </w:rPr>
        <w:t xml:space="preserve">in </w:t>
      </w:r>
      <w:r w:rsidRPr="00007ABF">
        <w:rPr>
          <w:rFonts w:ascii="Menlo" w:hAnsi="Menlo" w:cs="Menlo"/>
          <w:color w:val="000080"/>
          <w:sz w:val="15"/>
          <w:szCs w:val="15"/>
          <w:lang w:val="en-US"/>
        </w:rPr>
        <w:t>range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>(</w:t>
      </w:r>
      <w:proofErr w:type="spellStart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size_of_window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):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  <w:t xml:space="preserve">                </w:t>
      </w:r>
      <w:proofErr w:type="spellStart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sum_value_of_window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 xml:space="preserve"> += y[</w:t>
      </w:r>
      <w:proofErr w:type="spellStart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i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 xml:space="preserve"> + j]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  <w:t xml:space="preserve">            average = </w:t>
      </w:r>
      <w:proofErr w:type="spellStart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sum_value_of_window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 xml:space="preserve"> / </w:t>
      </w:r>
      <w:proofErr w:type="spellStart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size_of_window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  <w:t xml:space="preserve">            y[</w:t>
      </w:r>
      <w:proofErr w:type="spellStart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i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] = average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  <w:t xml:space="preserve">            </w:t>
      </w:r>
      <w:proofErr w:type="spellStart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sum_value_of_window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 xml:space="preserve"> = </w:t>
      </w:r>
      <w:r w:rsidRPr="00007ABF">
        <w:rPr>
          <w:rFonts w:ascii="Menlo" w:hAnsi="Menlo" w:cs="Menlo"/>
          <w:color w:val="0000FF"/>
          <w:sz w:val="15"/>
          <w:szCs w:val="15"/>
          <w:lang w:val="en-US"/>
        </w:rPr>
        <w:t>0</w:t>
      </w:r>
      <w:r w:rsidRPr="00007ABF">
        <w:rPr>
          <w:rFonts w:ascii="Menlo" w:hAnsi="Menlo" w:cs="Menlo"/>
          <w:color w:val="0000FF"/>
          <w:sz w:val="15"/>
          <w:szCs w:val="15"/>
          <w:lang w:val="en-US"/>
        </w:rPr>
        <w:br/>
      </w:r>
      <w:r w:rsidRPr="00007ABF">
        <w:rPr>
          <w:rFonts w:ascii="Menlo" w:hAnsi="Menlo" w:cs="Menlo"/>
          <w:color w:val="0000FF"/>
          <w:sz w:val="15"/>
          <w:szCs w:val="15"/>
          <w:lang w:val="en-US"/>
        </w:rPr>
        <w:br/>
        <w:t xml:space="preserve">        </w:t>
      </w:r>
      <w:r w:rsidRPr="00007ABF">
        <w:rPr>
          <w:rFonts w:ascii="Menlo" w:hAnsi="Menlo" w:cs="Menlo"/>
          <w:b/>
          <w:bCs/>
          <w:color w:val="000080"/>
          <w:sz w:val="15"/>
          <w:szCs w:val="15"/>
          <w:lang w:val="en-US"/>
        </w:rPr>
        <w:t xml:space="preserve">for </w:t>
      </w:r>
      <w:proofErr w:type="spellStart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i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 xml:space="preserve"> </w:t>
      </w:r>
      <w:r w:rsidRPr="00007ABF">
        <w:rPr>
          <w:rFonts w:ascii="Menlo" w:hAnsi="Menlo" w:cs="Menlo"/>
          <w:b/>
          <w:bCs/>
          <w:color w:val="000080"/>
          <w:sz w:val="15"/>
          <w:szCs w:val="15"/>
          <w:lang w:val="en-US"/>
        </w:rPr>
        <w:t xml:space="preserve">in </w:t>
      </w:r>
      <w:r w:rsidRPr="00007ABF">
        <w:rPr>
          <w:rFonts w:ascii="Menlo" w:hAnsi="Menlo" w:cs="Menlo"/>
          <w:color w:val="000080"/>
          <w:sz w:val="15"/>
          <w:szCs w:val="15"/>
          <w:lang w:val="en-US"/>
        </w:rPr>
        <w:t>range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>(</w:t>
      </w:r>
      <w:proofErr w:type="spellStart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analysis_model_n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 xml:space="preserve"> - </w:t>
      </w:r>
      <w:proofErr w:type="spellStart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size_of_window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 xml:space="preserve">, </w:t>
      </w:r>
      <w:proofErr w:type="spellStart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analysis_model_n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):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  <w:t xml:space="preserve">            </w:t>
      </w:r>
      <w:r w:rsidRPr="00007ABF">
        <w:rPr>
          <w:rFonts w:ascii="Menlo" w:hAnsi="Menlo" w:cs="Menlo"/>
          <w:b/>
          <w:bCs/>
          <w:color w:val="000080"/>
          <w:sz w:val="15"/>
          <w:szCs w:val="15"/>
          <w:lang w:val="en-US"/>
        </w:rPr>
        <w:t xml:space="preserve">for 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 xml:space="preserve">j </w:t>
      </w:r>
      <w:r w:rsidRPr="00007ABF">
        <w:rPr>
          <w:rFonts w:ascii="Menlo" w:hAnsi="Menlo" w:cs="Menlo"/>
          <w:b/>
          <w:bCs/>
          <w:color w:val="000080"/>
          <w:sz w:val="15"/>
          <w:szCs w:val="15"/>
          <w:lang w:val="en-US"/>
        </w:rPr>
        <w:t xml:space="preserve">in </w:t>
      </w:r>
      <w:r w:rsidRPr="00007ABF">
        <w:rPr>
          <w:rFonts w:ascii="Menlo" w:hAnsi="Menlo" w:cs="Menlo"/>
          <w:color w:val="000080"/>
          <w:sz w:val="15"/>
          <w:szCs w:val="15"/>
          <w:lang w:val="en-US"/>
        </w:rPr>
        <w:t>range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>(</w:t>
      </w:r>
      <w:proofErr w:type="spellStart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size_of_window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):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  <w:t xml:space="preserve">                </w:t>
      </w:r>
      <w:proofErr w:type="spellStart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sum_value_of_window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 xml:space="preserve"> += y[</w:t>
      </w:r>
      <w:proofErr w:type="spellStart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i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 xml:space="preserve"> - j]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  <w:t xml:space="preserve">            average = </w:t>
      </w:r>
      <w:proofErr w:type="spellStart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sum_value_of_window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 xml:space="preserve"> / </w:t>
      </w:r>
      <w:proofErr w:type="spellStart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size_of_window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  <w:t xml:space="preserve">            y[</w:t>
      </w:r>
      <w:proofErr w:type="spellStart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i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] = average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  <w:t xml:space="preserve">            </w:t>
      </w:r>
      <w:proofErr w:type="spellStart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sum_value_of_window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 xml:space="preserve"> = </w:t>
      </w:r>
      <w:r w:rsidRPr="00007ABF">
        <w:rPr>
          <w:rFonts w:ascii="Menlo" w:hAnsi="Menlo" w:cs="Menlo"/>
          <w:color w:val="0000FF"/>
          <w:sz w:val="15"/>
          <w:szCs w:val="15"/>
          <w:lang w:val="en-US"/>
        </w:rPr>
        <w:t>0</w:t>
      </w:r>
      <w:r w:rsidRPr="00007ABF">
        <w:rPr>
          <w:rFonts w:ascii="Menlo" w:hAnsi="Menlo" w:cs="Menlo"/>
          <w:color w:val="0000FF"/>
          <w:sz w:val="15"/>
          <w:szCs w:val="15"/>
          <w:lang w:val="en-US"/>
        </w:rPr>
        <w:br/>
      </w:r>
      <w:r w:rsidRPr="00007ABF">
        <w:rPr>
          <w:rFonts w:ascii="Menlo" w:hAnsi="Menlo" w:cs="Menlo"/>
          <w:color w:val="0000FF"/>
          <w:sz w:val="15"/>
          <w:szCs w:val="15"/>
          <w:lang w:val="en-US"/>
        </w:rPr>
        <w:br/>
        <w:t xml:space="preserve">        </w:t>
      </w:r>
      <w:proofErr w:type="spellStart"/>
      <w:r w:rsidRPr="00007ABF">
        <w:rPr>
          <w:rFonts w:ascii="Menlo" w:hAnsi="Menlo" w:cs="Menlo"/>
          <w:color w:val="94558D"/>
          <w:sz w:val="15"/>
          <w:szCs w:val="15"/>
          <w:lang w:val="en-US"/>
        </w:rPr>
        <w:t>self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>.y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 xml:space="preserve"> = </w:t>
      </w:r>
      <w:proofErr w:type="spellStart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np.copy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(y)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  <w:t xml:space="preserve">        </w:t>
      </w:r>
      <w:proofErr w:type="spellStart"/>
      <w:r w:rsidRPr="00007ABF">
        <w:rPr>
          <w:rFonts w:ascii="Menlo" w:hAnsi="Menlo" w:cs="Menlo"/>
          <w:color w:val="94558D"/>
          <w:sz w:val="15"/>
          <w:szCs w:val="15"/>
          <w:lang w:val="en-US"/>
        </w:rPr>
        <w:t>self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>.x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 xml:space="preserve"> = </w:t>
      </w:r>
      <w:proofErr w:type="spellStart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np.arange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(</w:t>
      </w:r>
      <w:proofErr w:type="spellStart"/>
      <w:r w:rsidRPr="00007ABF">
        <w:rPr>
          <w:rFonts w:ascii="Menlo" w:hAnsi="Menlo" w:cs="Menlo"/>
          <w:color w:val="000080"/>
          <w:sz w:val="15"/>
          <w:szCs w:val="15"/>
          <w:lang w:val="en-US"/>
        </w:rPr>
        <w:t>len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(</w:t>
      </w:r>
      <w:proofErr w:type="spellStart"/>
      <w:r w:rsidRPr="00007ABF">
        <w:rPr>
          <w:rFonts w:ascii="Menlo" w:hAnsi="Menlo" w:cs="Menlo"/>
          <w:color w:val="94558D"/>
          <w:sz w:val="15"/>
          <w:szCs w:val="15"/>
          <w:lang w:val="en-US"/>
        </w:rPr>
        <w:t>self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>.y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))</w:t>
      </w:r>
    </w:p>
    <w:p w:rsidR="00271E3F" w:rsidRPr="00007ABF" w:rsidRDefault="00271E3F" w:rsidP="00007ABF">
      <w:pPr>
        <w:jc w:val="both"/>
        <w:rPr>
          <w:sz w:val="15"/>
          <w:szCs w:val="15"/>
          <w:lang w:val="en-US"/>
        </w:rPr>
      </w:pPr>
    </w:p>
    <w:p w:rsidR="00271E3F" w:rsidRPr="00007ABF" w:rsidRDefault="00271E3F" w:rsidP="00007ABF">
      <w:pPr>
        <w:jc w:val="both"/>
        <w:rPr>
          <w:sz w:val="15"/>
          <w:szCs w:val="15"/>
          <w:lang w:val="en-US"/>
        </w:rPr>
      </w:pPr>
      <w:r w:rsidRPr="00007ABF">
        <w:rPr>
          <w:sz w:val="15"/>
          <w:szCs w:val="15"/>
          <w:lang w:val="en-US"/>
        </w:rPr>
        <w:t>Analysis.py</w:t>
      </w:r>
    </w:p>
    <w:p w:rsidR="00271E3F" w:rsidRPr="00007ABF" w:rsidRDefault="00271E3F" w:rsidP="00007ABF">
      <w:pPr>
        <w:pStyle w:val="HTML"/>
        <w:shd w:val="clear" w:color="auto" w:fill="FFFFFF"/>
        <w:rPr>
          <w:rFonts w:ascii="Menlo" w:hAnsi="Menlo" w:cs="Menlo"/>
          <w:color w:val="000000"/>
          <w:sz w:val="15"/>
          <w:szCs w:val="15"/>
          <w:lang w:val="en-US"/>
        </w:rPr>
      </w:pPr>
      <w:r w:rsidRPr="00007ABF">
        <w:rPr>
          <w:rFonts w:ascii="Menlo" w:hAnsi="Menlo" w:cs="Menlo"/>
          <w:b/>
          <w:bCs/>
          <w:color w:val="000080"/>
          <w:sz w:val="15"/>
          <w:szCs w:val="15"/>
          <w:lang w:val="en-US"/>
        </w:rPr>
        <w:t xml:space="preserve">import 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>math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</w:r>
      <w:r w:rsidRPr="00007ABF">
        <w:rPr>
          <w:rFonts w:ascii="Menlo" w:hAnsi="Menlo" w:cs="Menlo"/>
          <w:b/>
          <w:bCs/>
          <w:color w:val="000080"/>
          <w:sz w:val="15"/>
          <w:szCs w:val="15"/>
          <w:lang w:val="en-US"/>
        </w:rPr>
        <w:t xml:space="preserve">import 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>copy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</w:r>
      <w:r w:rsidRPr="00007ABF">
        <w:rPr>
          <w:rFonts w:ascii="Menlo" w:hAnsi="Menlo" w:cs="Menlo"/>
          <w:b/>
          <w:bCs/>
          <w:color w:val="000080"/>
          <w:sz w:val="15"/>
          <w:szCs w:val="15"/>
          <w:lang w:val="en-US"/>
        </w:rPr>
        <w:t xml:space="preserve">import </w:t>
      </w:r>
      <w:proofErr w:type="spellStart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numpy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 xml:space="preserve"> </w:t>
      </w:r>
      <w:r w:rsidRPr="00007ABF">
        <w:rPr>
          <w:rFonts w:ascii="Menlo" w:hAnsi="Menlo" w:cs="Menlo"/>
          <w:b/>
          <w:bCs/>
          <w:color w:val="000080"/>
          <w:sz w:val="15"/>
          <w:szCs w:val="15"/>
          <w:lang w:val="en-US"/>
        </w:rPr>
        <w:t xml:space="preserve">as 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>np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</w:r>
      <w:r w:rsidRPr="00007ABF">
        <w:rPr>
          <w:rFonts w:ascii="Menlo" w:hAnsi="Menlo" w:cs="Menlo"/>
          <w:b/>
          <w:bCs/>
          <w:color w:val="000080"/>
          <w:sz w:val="15"/>
          <w:szCs w:val="15"/>
          <w:lang w:val="en-US"/>
        </w:rPr>
        <w:t xml:space="preserve">from 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 xml:space="preserve">model </w:t>
      </w:r>
      <w:r w:rsidRPr="00007ABF">
        <w:rPr>
          <w:rFonts w:ascii="Menlo" w:hAnsi="Menlo" w:cs="Menlo"/>
          <w:b/>
          <w:bCs/>
          <w:color w:val="000080"/>
          <w:sz w:val="15"/>
          <w:szCs w:val="15"/>
          <w:lang w:val="en-US"/>
        </w:rPr>
        <w:t xml:space="preserve">import 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>Model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</w:r>
      <w:r w:rsidRPr="00007ABF">
        <w:rPr>
          <w:rFonts w:ascii="Menlo" w:hAnsi="Menlo" w:cs="Menlo"/>
          <w:b/>
          <w:bCs/>
          <w:color w:val="000080"/>
          <w:sz w:val="15"/>
          <w:szCs w:val="15"/>
          <w:lang w:val="en-US"/>
        </w:rPr>
        <w:t xml:space="preserve">class 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>Analysis: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  <w:t xml:space="preserve">    </w:t>
      </w:r>
      <w:r w:rsidRPr="00007ABF">
        <w:rPr>
          <w:rFonts w:ascii="Menlo" w:hAnsi="Menlo" w:cs="Menlo"/>
          <w:b/>
          <w:bCs/>
          <w:color w:val="000080"/>
          <w:sz w:val="15"/>
          <w:szCs w:val="15"/>
          <w:lang w:val="en-US"/>
        </w:rPr>
        <w:t xml:space="preserve">def </w:t>
      </w:r>
      <w:r w:rsidRPr="00007ABF">
        <w:rPr>
          <w:rFonts w:ascii="Menlo" w:hAnsi="Menlo" w:cs="Menlo"/>
          <w:color w:val="B200B2"/>
          <w:sz w:val="15"/>
          <w:szCs w:val="15"/>
          <w:lang w:val="en-US"/>
        </w:rPr>
        <w:t>__</w:t>
      </w:r>
      <w:proofErr w:type="spellStart"/>
      <w:r w:rsidRPr="00007ABF">
        <w:rPr>
          <w:rFonts w:ascii="Menlo" w:hAnsi="Menlo" w:cs="Menlo"/>
          <w:color w:val="B200B2"/>
          <w:sz w:val="15"/>
          <w:szCs w:val="15"/>
          <w:lang w:val="en-US"/>
        </w:rPr>
        <w:t>init</w:t>
      </w:r>
      <w:proofErr w:type="spellEnd"/>
      <w:r w:rsidRPr="00007ABF">
        <w:rPr>
          <w:rFonts w:ascii="Menlo" w:hAnsi="Menlo" w:cs="Menlo"/>
          <w:color w:val="B200B2"/>
          <w:sz w:val="15"/>
          <w:szCs w:val="15"/>
          <w:lang w:val="en-US"/>
        </w:rPr>
        <w:t>__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>(</w:t>
      </w:r>
      <w:r w:rsidRPr="00007ABF">
        <w:rPr>
          <w:rFonts w:ascii="Menlo" w:hAnsi="Menlo" w:cs="Menlo"/>
          <w:color w:val="94558D"/>
          <w:sz w:val="15"/>
          <w:szCs w:val="15"/>
          <w:lang w:val="en-US"/>
        </w:rPr>
        <w:t>self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>, model):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  <w:t xml:space="preserve">        </w:t>
      </w:r>
      <w:proofErr w:type="spellStart"/>
      <w:r w:rsidRPr="00007ABF">
        <w:rPr>
          <w:rFonts w:ascii="Menlo" w:hAnsi="Menlo" w:cs="Menlo"/>
          <w:color w:val="94558D"/>
          <w:sz w:val="15"/>
          <w:szCs w:val="15"/>
          <w:lang w:val="en-US"/>
        </w:rPr>
        <w:t>self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>.model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 xml:space="preserve"> = model  </w:t>
      </w:r>
      <w:r w:rsidRPr="00007ABF">
        <w:rPr>
          <w:rFonts w:ascii="Menlo" w:hAnsi="Menlo" w:cs="Menlo"/>
          <w:i/>
          <w:iCs/>
          <w:color w:val="808080"/>
          <w:sz w:val="15"/>
          <w:szCs w:val="15"/>
          <w:lang w:val="en-US"/>
        </w:rPr>
        <w:t xml:space="preserve"># </w:t>
      </w:r>
      <w:r w:rsidRPr="00007ABF">
        <w:rPr>
          <w:rFonts w:ascii="Menlo" w:hAnsi="Menlo" w:cs="Menlo"/>
          <w:i/>
          <w:iCs/>
          <w:color w:val="808080"/>
          <w:sz w:val="15"/>
          <w:szCs w:val="15"/>
        </w:rPr>
        <w:t>Модель</w:t>
      </w:r>
      <w:r w:rsidRPr="00007ABF">
        <w:rPr>
          <w:rFonts w:ascii="Menlo" w:hAnsi="Menlo" w:cs="Menlo"/>
          <w:i/>
          <w:iCs/>
          <w:color w:val="808080"/>
          <w:sz w:val="15"/>
          <w:szCs w:val="15"/>
          <w:lang w:val="en-US"/>
        </w:rPr>
        <w:t xml:space="preserve">, </w:t>
      </w:r>
      <w:r w:rsidRPr="00007ABF">
        <w:rPr>
          <w:rFonts w:ascii="Menlo" w:hAnsi="Menlo" w:cs="Menlo"/>
          <w:i/>
          <w:iCs/>
          <w:color w:val="808080"/>
          <w:sz w:val="15"/>
          <w:szCs w:val="15"/>
        </w:rPr>
        <w:t>которую</w:t>
      </w:r>
      <w:r w:rsidRPr="00007ABF">
        <w:rPr>
          <w:rFonts w:ascii="Menlo" w:hAnsi="Menlo" w:cs="Menlo"/>
          <w:i/>
          <w:iCs/>
          <w:color w:val="808080"/>
          <w:sz w:val="15"/>
          <w:szCs w:val="15"/>
          <w:lang w:val="en-US"/>
        </w:rPr>
        <w:t xml:space="preserve"> </w:t>
      </w:r>
      <w:proofErr w:type="spellStart"/>
      <w:r w:rsidRPr="00007ABF">
        <w:rPr>
          <w:rFonts w:ascii="Menlo" w:hAnsi="Menlo" w:cs="Menlo"/>
          <w:i/>
          <w:iCs/>
          <w:color w:val="808080"/>
          <w:sz w:val="15"/>
          <w:szCs w:val="15"/>
        </w:rPr>
        <w:t>анализиурем</w:t>
      </w:r>
      <w:proofErr w:type="spellEnd"/>
      <w:r w:rsidRPr="00007ABF">
        <w:rPr>
          <w:rFonts w:ascii="Menlo" w:hAnsi="Menlo" w:cs="Menlo"/>
          <w:i/>
          <w:iCs/>
          <w:color w:val="808080"/>
          <w:sz w:val="15"/>
          <w:szCs w:val="15"/>
          <w:lang w:val="en-US"/>
        </w:rPr>
        <w:br/>
      </w:r>
      <w:r w:rsidRPr="00007ABF">
        <w:rPr>
          <w:rFonts w:ascii="Menlo" w:hAnsi="Menlo" w:cs="Menlo"/>
          <w:i/>
          <w:iCs/>
          <w:color w:val="808080"/>
          <w:sz w:val="15"/>
          <w:szCs w:val="15"/>
          <w:lang w:val="en-US"/>
        </w:rPr>
        <w:br/>
        <w:t xml:space="preserve">        </w:t>
      </w:r>
      <w:proofErr w:type="spellStart"/>
      <w:r w:rsidRPr="00007ABF">
        <w:rPr>
          <w:rFonts w:ascii="Menlo" w:hAnsi="Menlo" w:cs="Menlo"/>
          <w:color w:val="94558D"/>
          <w:sz w:val="15"/>
          <w:szCs w:val="15"/>
          <w:lang w:val="en-US"/>
        </w:rPr>
        <w:t>self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>.all_average_value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 xml:space="preserve"> = []  </w:t>
      </w:r>
      <w:r w:rsidRPr="00007ABF">
        <w:rPr>
          <w:rFonts w:ascii="Menlo" w:hAnsi="Menlo" w:cs="Menlo"/>
          <w:i/>
          <w:iCs/>
          <w:color w:val="808080"/>
          <w:sz w:val="15"/>
          <w:szCs w:val="15"/>
          <w:lang w:val="en-US"/>
        </w:rPr>
        <w:t xml:space="preserve"># </w:t>
      </w:r>
      <w:r w:rsidRPr="00007ABF">
        <w:rPr>
          <w:rFonts w:ascii="Menlo" w:hAnsi="Menlo" w:cs="Menlo"/>
          <w:i/>
          <w:iCs/>
          <w:color w:val="808080"/>
          <w:sz w:val="15"/>
          <w:szCs w:val="15"/>
        </w:rPr>
        <w:t>Все</w:t>
      </w:r>
      <w:r w:rsidRPr="00007ABF">
        <w:rPr>
          <w:rFonts w:ascii="Menlo" w:hAnsi="Menlo" w:cs="Menlo"/>
          <w:i/>
          <w:iCs/>
          <w:color w:val="808080"/>
          <w:sz w:val="15"/>
          <w:szCs w:val="15"/>
          <w:lang w:val="en-US"/>
        </w:rPr>
        <w:t xml:space="preserve"> </w:t>
      </w:r>
      <w:r w:rsidRPr="00007ABF">
        <w:rPr>
          <w:rFonts w:ascii="Menlo" w:hAnsi="Menlo" w:cs="Menlo"/>
          <w:i/>
          <w:iCs/>
          <w:color w:val="808080"/>
          <w:sz w:val="15"/>
          <w:szCs w:val="15"/>
        </w:rPr>
        <w:t>средние</w:t>
      </w:r>
      <w:r w:rsidRPr="00007ABF">
        <w:rPr>
          <w:rFonts w:ascii="Menlo" w:hAnsi="Menlo" w:cs="Menlo"/>
          <w:i/>
          <w:iCs/>
          <w:color w:val="808080"/>
          <w:sz w:val="15"/>
          <w:szCs w:val="15"/>
          <w:lang w:val="en-US"/>
        </w:rPr>
        <w:t xml:space="preserve"> </w:t>
      </w:r>
      <w:r w:rsidRPr="00007ABF">
        <w:rPr>
          <w:rFonts w:ascii="Menlo" w:hAnsi="Menlo" w:cs="Menlo"/>
          <w:i/>
          <w:iCs/>
          <w:color w:val="808080"/>
          <w:sz w:val="15"/>
          <w:szCs w:val="15"/>
        </w:rPr>
        <w:t>значения</w:t>
      </w:r>
      <w:r w:rsidRPr="00007ABF">
        <w:rPr>
          <w:rFonts w:ascii="Menlo" w:hAnsi="Menlo" w:cs="Menlo"/>
          <w:i/>
          <w:iCs/>
          <w:color w:val="808080"/>
          <w:sz w:val="15"/>
          <w:szCs w:val="15"/>
          <w:lang w:val="en-US"/>
        </w:rPr>
        <w:br/>
        <w:t xml:space="preserve">        </w:t>
      </w:r>
      <w:proofErr w:type="spellStart"/>
      <w:r w:rsidRPr="00007ABF">
        <w:rPr>
          <w:rFonts w:ascii="Menlo" w:hAnsi="Menlo" w:cs="Menlo"/>
          <w:color w:val="94558D"/>
          <w:sz w:val="15"/>
          <w:szCs w:val="15"/>
          <w:lang w:val="en-US"/>
        </w:rPr>
        <w:t>self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>.average_value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 xml:space="preserve"> = </w:t>
      </w:r>
      <w:r w:rsidRPr="00007ABF">
        <w:rPr>
          <w:rFonts w:ascii="Menlo" w:hAnsi="Menlo" w:cs="Menlo"/>
          <w:color w:val="0000FF"/>
          <w:sz w:val="15"/>
          <w:szCs w:val="15"/>
          <w:lang w:val="en-US"/>
        </w:rPr>
        <w:t xml:space="preserve">0  </w:t>
      </w:r>
      <w:r w:rsidRPr="00007ABF">
        <w:rPr>
          <w:rFonts w:ascii="Menlo" w:hAnsi="Menlo" w:cs="Menlo"/>
          <w:i/>
          <w:iCs/>
          <w:color w:val="808080"/>
          <w:sz w:val="15"/>
          <w:szCs w:val="15"/>
          <w:lang w:val="en-US"/>
        </w:rPr>
        <w:t xml:space="preserve"># </w:t>
      </w:r>
      <w:r w:rsidRPr="00007ABF">
        <w:rPr>
          <w:rFonts w:ascii="Menlo" w:hAnsi="Menlo" w:cs="Menlo"/>
          <w:i/>
          <w:iCs/>
          <w:color w:val="808080"/>
          <w:sz w:val="15"/>
          <w:szCs w:val="15"/>
        </w:rPr>
        <w:t>Среднее</w:t>
      </w:r>
      <w:r w:rsidRPr="00007ABF">
        <w:rPr>
          <w:rFonts w:ascii="Menlo" w:hAnsi="Menlo" w:cs="Menlo"/>
          <w:i/>
          <w:iCs/>
          <w:color w:val="808080"/>
          <w:sz w:val="15"/>
          <w:szCs w:val="15"/>
          <w:lang w:val="en-US"/>
        </w:rPr>
        <w:t xml:space="preserve"> </w:t>
      </w:r>
      <w:r w:rsidRPr="00007ABF">
        <w:rPr>
          <w:rFonts w:ascii="Menlo" w:hAnsi="Menlo" w:cs="Menlo"/>
          <w:i/>
          <w:iCs/>
          <w:color w:val="808080"/>
          <w:sz w:val="15"/>
          <w:szCs w:val="15"/>
        </w:rPr>
        <w:t>значения</w:t>
      </w:r>
      <w:r w:rsidRPr="00007ABF">
        <w:rPr>
          <w:rFonts w:ascii="Menlo" w:hAnsi="Menlo" w:cs="Menlo"/>
          <w:i/>
          <w:iCs/>
          <w:color w:val="808080"/>
          <w:sz w:val="15"/>
          <w:szCs w:val="15"/>
          <w:lang w:val="en-US"/>
        </w:rPr>
        <w:t xml:space="preserve"> </w:t>
      </w:r>
      <w:r w:rsidRPr="00007ABF">
        <w:rPr>
          <w:rFonts w:ascii="Menlo" w:hAnsi="Menlo" w:cs="Menlo"/>
          <w:i/>
          <w:iCs/>
          <w:color w:val="808080"/>
          <w:sz w:val="15"/>
          <w:szCs w:val="15"/>
        </w:rPr>
        <w:t>тренда</w:t>
      </w:r>
      <w:r w:rsidRPr="00007ABF">
        <w:rPr>
          <w:rFonts w:ascii="Menlo" w:hAnsi="Menlo" w:cs="Menlo"/>
          <w:i/>
          <w:iCs/>
          <w:color w:val="808080"/>
          <w:sz w:val="15"/>
          <w:szCs w:val="15"/>
          <w:lang w:val="en-US"/>
        </w:rPr>
        <w:br/>
        <w:t xml:space="preserve">        </w:t>
      </w:r>
      <w:proofErr w:type="spellStart"/>
      <w:r w:rsidRPr="00007ABF">
        <w:rPr>
          <w:rFonts w:ascii="Menlo" w:hAnsi="Menlo" w:cs="Menlo"/>
          <w:color w:val="94558D"/>
          <w:sz w:val="15"/>
          <w:szCs w:val="15"/>
          <w:lang w:val="en-US"/>
        </w:rPr>
        <w:t>self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>.dispersion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 xml:space="preserve"> = </w:t>
      </w:r>
      <w:r w:rsidRPr="00007ABF">
        <w:rPr>
          <w:rFonts w:ascii="Menlo" w:hAnsi="Menlo" w:cs="Menlo"/>
          <w:color w:val="0000FF"/>
          <w:sz w:val="15"/>
          <w:szCs w:val="15"/>
          <w:lang w:val="en-US"/>
        </w:rPr>
        <w:t xml:space="preserve">0  </w:t>
      </w:r>
      <w:r w:rsidRPr="00007ABF">
        <w:rPr>
          <w:rFonts w:ascii="Menlo" w:hAnsi="Menlo" w:cs="Menlo"/>
          <w:i/>
          <w:iCs/>
          <w:color w:val="808080"/>
          <w:sz w:val="15"/>
          <w:szCs w:val="15"/>
          <w:lang w:val="en-US"/>
        </w:rPr>
        <w:t xml:space="preserve"># </w:t>
      </w:r>
      <w:r w:rsidRPr="00007ABF">
        <w:rPr>
          <w:rFonts w:ascii="Menlo" w:hAnsi="Menlo" w:cs="Menlo"/>
          <w:i/>
          <w:iCs/>
          <w:color w:val="808080"/>
          <w:sz w:val="15"/>
          <w:szCs w:val="15"/>
        </w:rPr>
        <w:t>Дисперсия</w:t>
      </w:r>
      <w:r w:rsidRPr="00007ABF">
        <w:rPr>
          <w:rFonts w:ascii="Menlo" w:hAnsi="Menlo" w:cs="Menlo"/>
          <w:i/>
          <w:iCs/>
          <w:color w:val="808080"/>
          <w:sz w:val="15"/>
          <w:szCs w:val="15"/>
          <w:lang w:val="en-US"/>
        </w:rPr>
        <w:br/>
        <w:t xml:space="preserve">        </w:t>
      </w:r>
      <w:proofErr w:type="spellStart"/>
      <w:r w:rsidRPr="00007ABF">
        <w:rPr>
          <w:rFonts w:ascii="Menlo" w:hAnsi="Menlo" w:cs="Menlo"/>
          <w:color w:val="94558D"/>
          <w:sz w:val="15"/>
          <w:szCs w:val="15"/>
          <w:lang w:val="en-US"/>
        </w:rPr>
        <w:t>self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>.standard_deviation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 xml:space="preserve"> = </w:t>
      </w:r>
      <w:r w:rsidRPr="00007ABF">
        <w:rPr>
          <w:rFonts w:ascii="Menlo" w:hAnsi="Menlo" w:cs="Menlo"/>
          <w:color w:val="0000FF"/>
          <w:sz w:val="15"/>
          <w:szCs w:val="15"/>
          <w:lang w:val="en-US"/>
        </w:rPr>
        <w:t xml:space="preserve">0  </w:t>
      </w:r>
      <w:r w:rsidRPr="00007ABF">
        <w:rPr>
          <w:rFonts w:ascii="Menlo" w:hAnsi="Menlo" w:cs="Menlo"/>
          <w:i/>
          <w:iCs/>
          <w:color w:val="808080"/>
          <w:sz w:val="15"/>
          <w:szCs w:val="15"/>
          <w:lang w:val="en-US"/>
        </w:rPr>
        <w:t xml:space="preserve"># </w:t>
      </w:r>
      <w:r w:rsidRPr="00007ABF">
        <w:rPr>
          <w:rFonts w:ascii="Menlo" w:hAnsi="Menlo" w:cs="Menlo"/>
          <w:i/>
          <w:iCs/>
          <w:color w:val="808080"/>
          <w:sz w:val="15"/>
          <w:szCs w:val="15"/>
        </w:rPr>
        <w:t>Стандартное</w:t>
      </w:r>
      <w:r w:rsidRPr="00007ABF">
        <w:rPr>
          <w:rFonts w:ascii="Menlo" w:hAnsi="Menlo" w:cs="Menlo"/>
          <w:i/>
          <w:iCs/>
          <w:color w:val="808080"/>
          <w:sz w:val="15"/>
          <w:szCs w:val="15"/>
          <w:lang w:val="en-US"/>
        </w:rPr>
        <w:t xml:space="preserve"> </w:t>
      </w:r>
      <w:r w:rsidRPr="00007ABF">
        <w:rPr>
          <w:rFonts w:ascii="Menlo" w:hAnsi="Menlo" w:cs="Menlo"/>
          <w:i/>
          <w:iCs/>
          <w:color w:val="808080"/>
          <w:sz w:val="15"/>
          <w:szCs w:val="15"/>
        </w:rPr>
        <w:t>отклонение</w:t>
      </w:r>
      <w:r w:rsidRPr="00007ABF">
        <w:rPr>
          <w:rFonts w:ascii="Menlo" w:hAnsi="Menlo" w:cs="Menlo"/>
          <w:i/>
          <w:iCs/>
          <w:color w:val="808080"/>
          <w:sz w:val="15"/>
          <w:szCs w:val="15"/>
          <w:lang w:val="en-US"/>
        </w:rPr>
        <w:br/>
        <w:t xml:space="preserve">        </w:t>
      </w:r>
      <w:proofErr w:type="spellStart"/>
      <w:r w:rsidRPr="00007ABF">
        <w:rPr>
          <w:rFonts w:ascii="Menlo" w:hAnsi="Menlo" w:cs="Menlo"/>
          <w:color w:val="94558D"/>
          <w:sz w:val="15"/>
          <w:szCs w:val="15"/>
          <w:lang w:val="en-US"/>
        </w:rPr>
        <w:t>self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>.asymmetry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 xml:space="preserve"> = </w:t>
      </w:r>
      <w:r w:rsidRPr="00007ABF">
        <w:rPr>
          <w:rFonts w:ascii="Menlo" w:hAnsi="Menlo" w:cs="Menlo"/>
          <w:color w:val="0000FF"/>
          <w:sz w:val="15"/>
          <w:szCs w:val="15"/>
          <w:lang w:val="en-US"/>
        </w:rPr>
        <w:t xml:space="preserve">0  </w:t>
      </w:r>
      <w:r w:rsidRPr="00007ABF">
        <w:rPr>
          <w:rFonts w:ascii="Menlo" w:hAnsi="Menlo" w:cs="Menlo"/>
          <w:i/>
          <w:iCs/>
          <w:color w:val="808080"/>
          <w:sz w:val="15"/>
          <w:szCs w:val="15"/>
          <w:lang w:val="en-US"/>
        </w:rPr>
        <w:t xml:space="preserve"># </w:t>
      </w:r>
      <w:r w:rsidRPr="00007ABF">
        <w:rPr>
          <w:rFonts w:ascii="Menlo" w:hAnsi="Menlo" w:cs="Menlo"/>
          <w:i/>
          <w:iCs/>
          <w:color w:val="808080"/>
          <w:sz w:val="15"/>
          <w:szCs w:val="15"/>
        </w:rPr>
        <w:t>Асимметрия</w:t>
      </w:r>
      <w:r w:rsidRPr="00007ABF">
        <w:rPr>
          <w:rFonts w:ascii="Menlo" w:hAnsi="Menlo" w:cs="Menlo"/>
          <w:i/>
          <w:iCs/>
          <w:color w:val="808080"/>
          <w:sz w:val="15"/>
          <w:szCs w:val="15"/>
          <w:lang w:val="en-US"/>
        </w:rPr>
        <w:br/>
        <w:t xml:space="preserve">        </w:t>
      </w:r>
      <w:proofErr w:type="spellStart"/>
      <w:r w:rsidRPr="00007ABF">
        <w:rPr>
          <w:rFonts w:ascii="Menlo" w:hAnsi="Menlo" w:cs="Menlo"/>
          <w:color w:val="94558D"/>
          <w:sz w:val="15"/>
          <w:szCs w:val="15"/>
          <w:lang w:val="en-US"/>
        </w:rPr>
        <w:t>self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>.asymmetry_coefficient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 xml:space="preserve"> = </w:t>
      </w:r>
      <w:r w:rsidRPr="00007ABF">
        <w:rPr>
          <w:rFonts w:ascii="Menlo" w:hAnsi="Menlo" w:cs="Menlo"/>
          <w:color w:val="0000FF"/>
          <w:sz w:val="15"/>
          <w:szCs w:val="15"/>
          <w:lang w:val="en-US"/>
        </w:rPr>
        <w:t xml:space="preserve">0  </w:t>
      </w:r>
      <w:r w:rsidRPr="00007ABF">
        <w:rPr>
          <w:rFonts w:ascii="Menlo" w:hAnsi="Menlo" w:cs="Menlo"/>
          <w:i/>
          <w:iCs/>
          <w:color w:val="808080"/>
          <w:sz w:val="15"/>
          <w:szCs w:val="15"/>
          <w:lang w:val="en-US"/>
        </w:rPr>
        <w:t xml:space="preserve"># </w:t>
      </w:r>
      <w:r w:rsidRPr="00007ABF">
        <w:rPr>
          <w:rFonts w:ascii="Menlo" w:hAnsi="Menlo" w:cs="Menlo"/>
          <w:i/>
          <w:iCs/>
          <w:color w:val="808080"/>
          <w:sz w:val="15"/>
          <w:szCs w:val="15"/>
        </w:rPr>
        <w:t>Коэффициент</w:t>
      </w:r>
      <w:r w:rsidRPr="00007ABF">
        <w:rPr>
          <w:rFonts w:ascii="Menlo" w:hAnsi="Menlo" w:cs="Menlo"/>
          <w:i/>
          <w:iCs/>
          <w:color w:val="808080"/>
          <w:sz w:val="15"/>
          <w:szCs w:val="15"/>
          <w:lang w:val="en-US"/>
        </w:rPr>
        <w:t xml:space="preserve"> </w:t>
      </w:r>
      <w:r w:rsidRPr="00007ABF">
        <w:rPr>
          <w:rFonts w:ascii="Menlo" w:hAnsi="Menlo" w:cs="Menlo"/>
          <w:i/>
          <w:iCs/>
          <w:color w:val="808080"/>
          <w:sz w:val="15"/>
          <w:szCs w:val="15"/>
        </w:rPr>
        <w:t>асимметрии</w:t>
      </w:r>
      <w:r w:rsidRPr="00007ABF">
        <w:rPr>
          <w:rFonts w:ascii="Menlo" w:hAnsi="Menlo" w:cs="Menlo"/>
          <w:i/>
          <w:iCs/>
          <w:color w:val="808080"/>
          <w:sz w:val="15"/>
          <w:szCs w:val="15"/>
          <w:lang w:val="en-US"/>
        </w:rPr>
        <w:br/>
        <w:t xml:space="preserve">        </w:t>
      </w:r>
      <w:proofErr w:type="spellStart"/>
      <w:r w:rsidRPr="00007ABF">
        <w:rPr>
          <w:rFonts w:ascii="Menlo" w:hAnsi="Menlo" w:cs="Menlo"/>
          <w:color w:val="94558D"/>
          <w:sz w:val="15"/>
          <w:szCs w:val="15"/>
          <w:lang w:val="en-US"/>
        </w:rPr>
        <w:t>self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>.standard_ratio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 xml:space="preserve"> = </w:t>
      </w:r>
      <w:r w:rsidRPr="00007ABF">
        <w:rPr>
          <w:rFonts w:ascii="Menlo" w:hAnsi="Menlo" w:cs="Menlo"/>
          <w:color w:val="0000FF"/>
          <w:sz w:val="15"/>
          <w:szCs w:val="15"/>
          <w:lang w:val="en-US"/>
        </w:rPr>
        <w:t xml:space="preserve">0  </w:t>
      </w:r>
      <w:r w:rsidRPr="00007ABF">
        <w:rPr>
          <w:rFonts w:ascii="Menlo" w:hAnsi="Menlo" w:cs="Menlo"/>
          <w:i/>
          <w:iCs/>
          <w:color w:val="808080"/>
          <w:sz w:val="15"/>
          <w:szCs w:val="15"/>
          <w:lang w:val="en-US"/>
        </w:rPr>
        <w:t xml:space="preserve"># </w:t>
      </w:r>
      <w:r w:rsidRPr="00007ABF">
        <w:rPr>
          <w:rFonts w:ascii="Menlo" w:hAnsi="Menlo" w:cs="Menlo"/>
          <w:i/>
          <w:iCs/>
          <w:color w:val="808080"/>
          <w:sz w:val="15"/>
          <w:szCs w:val="15"/>
        </w:rPr>
        <w:t>Стандартный</w:t>
      </w:r>
      <w:r w:rsidRPr="00007ABF">
        <w:rPr>
          <w:rFonts w:ascii="Menlo" w:hAnsi="Menlo" w:cs="Menlo"/>
          <w:i/>
          <w:iCs/>
          <w:color w:val="808080"/>
          <w:sz w:val="15"/>
          <w:szCs w:val="15"/>
          <w:lang w:val="en-US"/>
        </w:rPr>
        <w:t xml:space="preserve"> </w:t>
      </w:r>
      <w:r w:rsidRPr="00007ABF">
        <w:rPr>
          <w:rFonts w:ascii="Menlo" w:hAnsi="Menlo" w:cs="Menlo"/>
          <w:i/>
          <w:iCs/>
          <w:color w:val="808080"/>
          <w:sz w:val="15"/>
          <w:szCs w:val="15"/>
        </w:rPr>
        <w:t>коэффициент</w:t>
      </w:r>
      <w:r w:rsidRPr="00007ABF">
        <w:rPr>
          <w:rFonts w:ascii="Menlo" w:hAnsi="Menlo" w:cs="Menlo"/>
          <w:i/>
          <w:iCs/>
          <w:color w:val="808080"/>
          <w:sz w:val="15"/>
          <w:szCs w:val="15"/>
          <w:lang w:val="en-US"/>
        </w:rPr>
        <w:br/>
        <w:t xml:space="preserve">        </w:t>
      </w:r>
      <w:proofErr w:type="spellStart"/>
      <w:r w:rsidRPr="00007ABF">
        <w:rPr>
          <w:rFonts w:ascii="Menlo" w:hAnsi="Menlo" w:cs="Menlo"/>
          <w:color w:val="94558D"/>
          <w:sz w:val="15"/>
          <w:szCs w:val="15"/>
          <w:lang w:val="en-US"/>
        </w:rPr>
        <w:t>self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>.excess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 xml:space="preserve"> = </w:t>
      </w:r>
      <w:r w:rsidRPr="00007ABF">
        <w:rPr>
          <w:rFonts w:ascii="Menlo" w:hAnsi="Menlo" w:cs="Menlo"/>
          <w:color w:val="0000FF"/>
          <w:sz w:val="15"/>
          <w:szCs w:val="15"/>
          <w:lang w:val="en-US"/>
        </w:rPr>
        <w:t xml:space="preserve">0  </w:t>
      </w:r>
      <w:r w:rsidRPr="00007ABF">
        <w:rPr>
          <w:rFonts w:ascii="Menlo" w:hAnsi="Menlo" w:cs="Menlo"/>
          <w:i/>
          <w:iCs/>
          <w:color w:val="808080"/>
          <w:sz w:val="15"/>
          <w:szCs w:val="15"/>
          <w:lang w:val="en-US"/>
        </w:rPr>
        <w:t xml:space="preserve"># </w:t>
      </w:r>
      <w:r w:rsidRPr="00007ABF">
        <w:rPr>
          <w:rFonts w:ascii="Menlo" w:hAnsi="Menlo" w:cs="Menlo"/>
          <w:i/>
          <w:iCs/>
          <w:color w:val="808080"/>
          <w:sz w:val="15"/>
          <w:szCs w:val="15"/>
        </w:rPr>
        <w:t>Эксцесс</w:t>
      </w:r>
      <w:r w:rsidRPr="00007ABF">
        <w:rPr>
          <w:rFonts w:ascii="Menlo" w:hAnsi="Menlo" w:cs="Menlo"/>
          <w:i/>
          <w:iCs/>
          <w:color w:val="808080"/>
          <w:sz w:val="15"/>
          <w:szCs w:val="15"/>
          <w:lang w:val="en-US"/>
        </w:rPr>
        <w:br/>
      </w:r>
      <w:r w:rsidRPr="00007ABF">
        <w:rPr>
          <w:rFonts w:ascii="Menlo" w:hAnsi="Menlo" w:cs="Menlo"/>
          <w:i/>
          <w:iCs/>
          <w:color w:val="808080"/>
          <w:sz w:val="15"/>
          <w:szCs w:val="15"/>
          <w:lang w:val="en-US"/>
        </w:rPr>
        <w:br/>
        <w:t xml:space="preserve">        </w:t>
      </w:r>
      <w:proofErr w:type="spellStart"/>
      <w:r w:rsidRPr="00007ABF">
        <w:rPr>
          <w:rFonts w:ascii="Menlo" w:hAnsi="Menlo" w:cs="Menlo"/>
          <w:color w:val="94558D"/>
          <w:sz w:val="15"/>
          <w:szCs w:val="15"/>
          <w:lang w:val="en-US"/>
        </w:rPr>
        <w:t>self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>.l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 xml:space="preserve"> = </w:t>
      </w:r>
      <w:proofErr w:type="spellStart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model.n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 xml:space="preserve"> - </w:t>
      </w:r>
      <w:r w:rsidRPr="00007ABF">
        <w:rPr>
          <w:rFonts w:ascii="Menlo" w:hAnsi="Menlo" w:cs="Menlo"/>
          <w:color w:val="0000FF"/>
          <w:sz w:val="15"/>
          <w:szCs w:val="15"/>
          <w:lang w:val="en-US"/>
        </w:rPr>
        <w:t xml:space="preserve">1  </w:t>
      </w:r>
      <w:r w:rsidRPr="00007ABF">
        <w:rPr>
          <w:rFonts w:ascii="Menlo" w:hAnsi="Menlo" w:cs="Menlo"/>
          <w:i/>
          <w:iCs/>
          <w:color w:val="808080"/>
          <w:sz w:val="15"/>
          <w:szCs w:val="15"/>
          <w:lang w:val="en-US"/>
        </w:rPr>
        <w:t xml:space="preserve"># </w:t>
      </w:r>
      <w:r w:rsidRPr="00007ABF">
        <w:rPr>
          <w:rFonts w:ascii="Menlo" w:hAnsi="Menlo" w:cs="Menlo"/>
          <w:i/>
          <w:iCs/>
          <w:color w:val="808080"/>
          <w:sz w:val="15"/>
          <w:szCs w:val="15"/>
        </w:rPr>
        <w:t>Сдвиг</w:t>
      </w:r>
      <w:r w:rsidRPr="00007ABF">
        <w:rPr>
          <w:rFonts w:ascii="Menlo" w:hAnsi="Menlo" w:cs="Menlo"/>
          <w:i/>
          <w:iCs/>
          <w:color w:val="808080"/>
          <w:sz w:val="15"/>
          <w:szCs w:val="15"/>
          <w:lang w:val="en-US"/>
        </w:rPr>
        <w:br/>
      </w:r>
      <w:r w:rsidRPr="00007ABF">
        <w:rPr>
          <w:rFonts w:ascii="Menlo" w:hAnsi="Menlo" w:cs="Menlo"/>
          <w:i/>
          <w:iCs/>
          <w:color w:val="808080"/>
          <w:sz w:val="15"/>
          <w:szCs w:val="15"/>
          <w:lang w:val="en-US"/>
        </w:rPr>
        <w:br/>
        <w:t xml:space="preserve">    # </w:t>
      </w:r>
      <w:proofErr w:type="spellStart"/>
      <w:r w:rsidRPr="00007ABF">
        <w:rPr>
          <w:rFonts w:ascii="Menlo" w:hAnsi="Menlo" w:cs="Menlo"/>
          <w:i/>
          <w:iCs/>
          <w:color w:val="808080"/>
          <w:sz w:val="15"/>
          <w:szCs w:val="15"/>
        </w:rPr>
        <w:t>Рассчет</w:t>
      </w:r>
      <w:proofErr w:type="spellEnd"/>
      <w:r w:rsidRPr="00007ABF">
        <w:rPr>
          <w:rFonts w:ascii="Menlo" w:hAnsi="Menlo" w:cs="Menlo"/>
          <w:i/>
          <w:iCs/>
          <w:color w:val="808080"/>
          <w:sz w:val="15"/>
          <w:szCs w:val="15"/>
          <w:lang w:val="en-US"/>
        </w:rPr>
        <w:t xml:space="preserve"> </w:t>
      </w:r>
      <w:r w:rsidRPr="00007ABF">
        <w:rPr>
          <w:rFonts w:ascii="Menlo" w:hAnsi="Menlo" w:cs="Menlo"/>
          <w:i/>
          <w:iCs/>
          <w:color w:val="808080"/>
          <w:sz w:val="15"/>
          <w:szCs w:val="15"/>
        </w:rPr>
        <w:t>среднего</w:t>
      </w:r>
      <w:r w:rsidRPr="00007ABF">
        <w:rPr>
          <w:rFonts w:ascii="Menlo" w:hAnsi="Menlo" w:cs="Menlo"/>
          <w:i/>
          <w:iCs/>
          <w:color w:val="808080"/>
          <w:sz w:val="15"/>
          <w:szCs w:val="15"/>
          <w:lang w:val="en-US"/>
        </w:rPr>
        <w:t xml:space="preserve"> </w:t>
      </w:r>
      <w:r w:rsidRPr="00007ABF">
        <w:rPr>
          <w:rFonts w:ascii="Menlo" w:hAnsi="Menlo" w:cs="Menlo"/>
          <w:i/>
          <w:iCs/>
          <w:color w:val="808080"/>
          <w:sz w:val="15"/>
          <w:szCs w:val="15"/>
        </w:rPr>
        <w:t>значения</w:t>
      </w:r>
      <w:r w:rsidRPr="00007ABF">
        <w:rPr>
          <w:rFonts w:ascii="Menlo" w:hAnsi="Menlo" w:cs="Menlo"/>
          <w:i/>
          <w:iCs/>
          <w:color w:val="808080"/>
          <w:sz w:val="15"/>
          <w:szCs w:val="15"/>
          <w:lang w:val="en-US"/>
        </w:rPr>
        <w:br/>
        <w:t xml:space="preserve">    </w:t>
      </w:r>
      <w:r w:rsidRPr="00007ABF">
        <w:rPr>
          <w:rFonts w:ascii="Menlo" w:hAnsi="Menlo" w:cs="Menlo"/>
          <w:b/>
          <w:bCs/>
          <w:color w:val="000080"/>
          <w:sz w:val="15"/>
          <w:szCs w:val="15"/>
          <w:lang w:val="en-US"/>
        </w:rPr>
        <w:t xml:space="preserve">def </w:t>
      </w:r>
      <w:proofErr w:type="spellStart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calculation_average_value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(</w:t>
      </w:r>
      <w:r w:rsidRPr="00007ABF">
        <w:rPr>
          <w:rFonts w:ascii="Menlo" w:hAnsi="Menlo" w:cs="Menlo"/>
          <w:color w:val="94558D"/>
          <w:sz w:val="15"/>
          <w:szCs w:val="15"/>
          <w:lang w:val="en-US"/>
        </w:rPr>
        <w:t>self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>):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  <w:t xml:space="preserve">        </w:t>
      </w:r>
      <w:proofErr w:type="spellStart"/>
      <w:r w:rsidRPr="00007ABF">
        <w:rPr>
          <w:rFonts w:ascii="Menlo" w:hAnsi="Menlo" w:cs="Menlo"/>
          <w:color w:val="94558D"/>
          <w:sz w:val="15"/>
          <w:szCs w:val="15"/>
          <w:lang w:val="en-US"/>
        </w:rPr>
        <w:t>self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>.average_value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 xml:space="preserve"> = </w:t>
      </w:r>
      <w:proofErr w:type="spellStart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np.mean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(</w:t>
      </w:r>
      <w:proofErr w:type="spellStart"/>
      <w:r w:rsidRPr="00007ABF">
        <w:rPr>
          <w:rFonts w:ascii="Menlo" w:hAnsi="Menlo" w:cs="Menlo"/>
          <w:color w:val="94558D"/>
          <w:sz w:val="15"/>
          <w:szCs w:val="15"/>
          <w:lang w:val="en-US"/>
        </w:rPr>
        <w:t>self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>.model.y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)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  <w:t xml:space="preserve">        </w:t>
      </w:r>
      <w:r w:rsidRPr="00007ABF">
        <w:rPr>
          <w:rFonts w:ascii="Menlo" w:hAnsi="Menlo" w:cs="Menlo"/>
          <w:color w:val="000080"/>
          <w:sz w:val="15"/>
          <w:szCs w:val="15"/>
          <w:lang w:val="en-US"/>
        </w:rPr>
        <w:t>print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>(</w:t>
      </w:r>
      <w:r w:rsidRPr="00007ABF">
        <w:rPr>
          <w:rFonts w:ascii="Menlo" w:hAnsi="Menlo" w:cs="Menlo"/>
          <w:b/>
          <w:bCs/>
          <w:color w:val="008080"/>
          <w:sz w:val="15"/>
          <w:szCs w:val="15"/>
          <w:lang w:val="en-US"/>
        </w:rPr>
        <w:t>"</w:t>
      </w:r>
      <w:r w:rsidRPr="00007ABF">
        <w:rPr>
          <w:rFonts w:ascii="Menlo" w:hAnsi="Menlo" w:cs="Menlo"/>
          <w:b/>
          <w:bCs/>
          <w:color w:val="008080"/>
          <w:sz w:val="15"/>
          <w:szCs w:val="15"/>
        </w:rPr>
        <w:t>Расчет</w:t>
      </w:r>
      <w:r w:rsidRPr="00007ABF">
        <w:rPr>
          <w:rFonts w:ascii="Menlo" w:hAnsi="Menlo" w:cs="Menlo"/>
          <w:b/>
          <w:bCs/>
          <w:color w:val="008080"/>
          <w:sz w:val="15"/>
          <w:szCs w:val="15"/>
          <w:lang w:val="en-US"/>
        </w:rPr>
        <w:t xml:space="preserve"> </w:t>
      </w:r>
      <w:r w:rsidRPr="00007ABF">
        <w:rPr>
          <w:rFonts w:ascii="Menlo" w:hAnsi="Menlo" w:cs="Menlo"/>
          <w:b/>
          <w:bCs/>
          <w:color w:val="008080"/>
          <w:sz w:val="15"/>
          <w:szCs w:val="15"/>
        </w:rPr>
        <w:t>среднего</w:t>
      </w:r>
      <w:r w:rsidRPr="00007ABF">
        <w:rPr>
          <w:rFonts w:ascii="Menlo" w:hAnsi="Menlo" w:cs="Menlo"/>
          <w:b/>
          <w:bCs/>
          <w:color w:val="008080"/>
          <w:sz w:val="15"/>
          <w:szCs w:val="15"/>
          <w:lang w:val="en-US"/>
        </w:rPr>
        <w:t xml:space="preserve"> </w:t>
      </w:r>
      <w:r w:rsidRPr="00007ABF">
        <w:rPr>
          <w:rFonts w:ascii="Menlo" w:hAnsi="Menlo" w:cs="Menlo"/>
          <w:b/>
          <w:bCs/>
          <w:color w:val="008080"/>
          <w:sz w:val="15"/>
          <w:szCs w:val="15"/>
        </w:rPr>
        <w:t>на</w:t>
      </w:r>
      <w:r w:rsidRPr="00007ABF">
        <w:rPr>
          <w:rFonts w:ascii="Menlo" w:hAnsi="Menlo" w:cs="Menlo"/>
          <w:b/>
          <w:bCs/>
          <w:color w:val="008080"/>
          <w:sz w:val="15"/>
          <w:szCs w:val="15"/>
          <w:lang w:val="en-US"/>
        </w:rPr>
        <w:t xml:space="preserve"> 10 </w:t>
      </w:r>
      <w:r w:rsidRPr="00007ABF">
        <w:rPr>
          <w:rFonts w:ascii="Menlo" w:hAnsi="Menlo" w:cs="Menlo"/>
          <w:b/>
          <w:bCs/>
          <w:color w:val="008080"/>
          <w:sz w:val="15"/>
          <w:szCs w:val="15"/>
        </w:rPr>
        <w:t>интервалах</w:t>
      </w:r>
      <w:r w:rsidRPr="00007ABF">
        <w:rPr>
          <w:rFonts w:ascii="Menlo" w:hAnsi="Menlo" w:cs="Menlo"/>
          <w:b/>
          <w:bCs/>
          <w:color w:val="008080"/>
          <w:sz w:val="15"/>
          <w:szCs w:val="15"/>
          <w:lang w:val="en-US"/>
        </w:rPr>
        <w:t>"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>)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  <w:t xml:space="preserve">        </w:t>
      </w:r>
      <w:r w:rsidRPr="00007ABF">
        <w:rPr>
          <w:rFonts w:ascii="Menlo" w:hAnsi="Menlo" w:cs="Menlo"/>
          <w:b/>
          <w:bCs/>
          <w:color w:val="000080"/>
          <w:sz w:val="15"/>
          <w:szCs w:val="15"/>
          <w:lang w:val="en-US"/>
        </w:rPr>
        <w:t xml:space="preserve">for </w:t>
      </w:r>
      <w:proofErr w:type="spellStart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i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 xml:space="preserve"> </w:t>
      </w:r>
      <w:r w:rsidRPr="00007ABF">
        <w:rPr>
          <w:rFonts w:ascii="Menlo" w:hAnsi="Menlo" w:cs="Menlo"/>
          <w:b/>
          <w:bCs/>
          <w:color w:val="000080"/>
          <w:sz w:val="15"/>
          <w:szCs w:val="15"/>
          <w:lang w:val="en-US"/>
        </w:rPr>
        <w:t xml:space="preserve">in </w:t>
      </w:r>
      <w:r w:rsidRPr="00007ABF">
        <w:rPr>
          <w:rFonts w:ascii="Menlo" w:hAnsi="Menlo" w:cs="Menlo"/>
          <w:color w:val="000080"/>
          <w:sz w:val="15"/>
          <w:szCs w:val="15"/>
          <w:lang w:val="en-US"/>
        </w:rPr>
        <w:t>range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>(</w:t>
      </w:r>
      <w:proofErr w:type="spellStart"/>
      <w:r w:rsidRPr="00007ABF">
        <w:rPr>
          <w:rFonts w:ascii="Menlo" w:hAnsi="Menlo" w:cs="Menlo"/>
          <w:color w:val="000080"/>
          <w:sz w:val="15"/>
          <w:szCs w:val="15"/>
          <w:lang w:val="en-US"/>
        </w:rPr>
        <w:t>len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(</w:t>
      </w:r>
      <w:r w:rsidRPr="00007ABF">
        <w:rPr>
          <w:rFonts w:ascii="Menlo" w:hAnsi="Menlo" w:cs="Menlo"/>
          <w:color w:val="94558D"/>
          <w:sz w:val="15"/>
          <w:szCs w:val="15"/>
          <w:lang w:val="en-US"/>
        </w:rPr>
        <w:t>self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>.model.y_gaps_10)):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  <w:t xml:space="preserve">            </w:t>
      </w:r>
      <w:proofErr w:type="spellStart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average_value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 xml:space="preserve"> = </w:t>
      </w:r>
      <w:proofErr w:type="spellStart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np.mean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(</w:t>
      </w:r>
      <w:r w:rsidRPr="00007ABF">
        <w:rPr>
          <w:rFonts w:ascii="Menlo" w:hAnsi="Menlo" w:cs="Menlo"/>
          <w:color w:val="94558D"/>
          <w:sz w:val="15"/>
          <w:szCs w:val="15"/>
          <w:lang w:val="en-US"/>
        </w:rPr>
        <w:t>self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>.model.y_gaps_10[</w:t>
      </w:r>
      <w:proofErr w:type="spellStart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i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])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  <w:t xml:space="preserve">            </w:t>
      </w:r>
      <w:proofErr w:type="spellStart"/>
      <w:r w:rsidRPr="00007ABF">
        <w:rPr>
          <w:rFonts w:ascii="Menlo" w:hAnsi="Menlo" w:cs="Menlo"/>
          <w:color w:val="94558D"/>
          <w:sz w:val="15"/>
          <w:szCs w:val="15"/>
          <w:lang w:val="en-US"/>
        </w:rPr>
        <w:t>self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>.all_average_value.append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(</w:t>
      </w:r>
      <w:proofErr w:type="spellStart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average_value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)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  <w:t xml:space="preserve">            </w:t>
      </w:r>
      <w:r w:rsidRPr="00007ABF">
        <w:rPr>
          <w:rFonts w:ascii="Menlo" w:hAnsi="Menlo" w:cs="Menlo"/>
          <w:color w:val="000080"/>
          <w:sz w:val="15"/>
          <w:szCs w:val="15"/>
          <w:lang w:val="en-US"/>
        </w:rPr>
        <w:t>print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>(</w:t>
      </w:r>
      <w:r w:rsidRPr="00007ABF">
        <w:rPr>
          <w:rFonts w:ascii="Menlo" w:hAnsi="Menlo" w:cs="Menlo"/>
          <w:b/>
          <w:bCs/>
          <w:color w:val="008080"/>
          <w:sz w:val="15"/>
          <w:szCs w:val="15"/>
          <w:lang w:val="en-US"/>
        </w:rPr>
        <w:t>"</w:t>
      </w:r>
      <w:r w:rsidRPr="00007ABF">
        <w:rPr>
          <w:rFonts w:ascii="Menlo" w:hAnsi="Menlo" w:cs="Menlo"/>
          <w:b/>
          <w:bCs/>
          <w:color w:val="008080"/>
          <w:sz w:val="15"/>
          <w:szCs w:val="15"/>
        </w:rPr>
        <w:t>Среднее</w:t>
      </w:r>
      <w:r w:rsidRPr="00007ABF">
        <w:rPr>
          <w:rFonts w:ascii="Menlo" w:hAnsi="Menlo" w:cs="Menlo"/>
          <w:b/>
          <w:bCs/>
          <w:color w:val="008080"/>
          <w:sz w:val="15"/>
          <w:szCs w:val="15"/>
          <w:lang w:val="en-US"/>
        </w:rPr>
        <w:t xml:space="preserve"> </w:t>
      </w:r>
      <w:r w:rsidRPr="00007ABF">
        <w:rPr>
          <w:rFonts w:ascii="Menlo" w:hAnsi="Menlo" w:cs="Menlo"/>
          <w:b/>
          <w:bCs/>
          <w:color w:val="008080"/>
          <w:sz w:val="15"/>
          <w:szCs w:val="15"/>
        </w:rPr>
        <w:t>значение</w:t>
      </w:r>
      <w:r w:rsidRPr="00007ABF">
        <w:rPr>
          <w:rFonts w:ascii="Menlo" w:hAnsi="Menlo" w:cs="Menlo"/>
          <w:b/>
          <w:bCs/>
          <w:color w:val="008080"/>
          <w:sz w:val="15"/>
          <w:szCs w:val="15"/>
          <w:lang w:val="en-US"/>
        </w:rPr>
        <w:t xml:space="preserve"> </w:t>
      </w:r>
      <w:r w:rsidRPr="00007ABF">
        <w:rPr>
          <w:rFonts w:ascii="Menlo" w:hAnsi="Menlo" w:cs="Menlo"/>
          <w:b/>
          <w:bCs/>
          <w:color w:val="008080"/>
          <w:sz w:val="15"/>
          <w:szCs w:val="15"/>
        </w:rPr>
        <w:t>промежутка</w:t>
      </w:r>
      <w:r w:rsidRPr="00007ABF">
        <w:rPr>
          <w:rFonts w:ascii="Menlo" w:hAnsi="Menlo" w:cs="Menlo"/>
          <w:b/>
          <w:bCs/>
          <w:color w:val="008080"/>
          <w:sz w:val="15"/>
          <w:szCs w:val="15"/>
          <w:lang w:val="en-US"/>
        </w:rPr>
        <w:t xml:space="preserve"> № " 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 xml:space="preserve">+ </w:t>
      </w:r>
      <w:proofErr w:type="spellStart"/>
      <w:r w:rsidRPr="00007ABF">
        <w:rPr>
          <w:rFonts w:ascii="Menlo" w:hAnsi="Menlo" w:cs="Menlo"/>
          <w:color w:val="000080"/>
          <w:sz w:val="15"/>
          <w:szCs w:val="15"/>
          <w:lang w:val="en-US"/>
        </w:rPr>
        <w:t>str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(</w:t>
      </w:r>
      <w:proofErr w:type="spellStart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i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 xml:space="preserve"> + </w:t>
      </w:r>
      <w:r w:rsidRPr="00007ABF">
        <w:rPr>
          <w:rFonts w:ascii="Menlo" w:hAnsi="Menlo" w:cs="Menlo"/>
          <w:color w:val="0000FF"/>
          <w:sz w:val="15"/>
          <w:szCs w:val="15"/>
          <w:lang w:val="en-US"/>
        </w:rPr>
        <w:t>1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 xml:space="preserve">) + </w:t>
      </w:r>
      <w:r w:rsidRPr="00007ABF">
        <w:rPr>
          <w:rFonts w:ascii="Menlo" w:hAnsi="Menlo" w:cs="Menlo"/>
          <w:b/>
          <w:bCs/>
          <w:color w:val="008080"/>
          <w:sz w:val="15"/>
          <w:szCs w:val="15"/>
          <w:lang w:val="en-US"/>
        </w:rPr>
        <w:t xml:space="preserve">" = " 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 xml:space="preserve">+ </w:t>
      </w:r>
      <w:proofErr w:type="spellStart"/>
      <w:r w:rsidRPr="00007ABF">
        <w:rPr>
          <w:rFonts w:ascii="Menlo" w:hAnsi="Menlo" w:cs="Menlo"/>
          <w:color w:val="000080"/>
          <w:sz w:val="15"/>
          <w:szCs w:val="15"/>
          <w:lang w:val="en-US"/>
        </w:rPr>
        <w:t>str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(</w:t>
      </w:r>
      <w:proofErr w:type="spellStart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average_value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))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  <w:t xml:space="preserve">        </w:t>
      </w:r>
      <w:r w:rsidRPr="00007ABF">
        <w:rPr>
          <w:rFonts w:ascii="Menlo" w:hAnsi="Menlo" w:cs="Menlo"/>
          <w:b/>
          <w:bCs/>
          <w:color w:val="000080"/>
          <w:sz w:val="15"/>
          <w:szCs w:val="15"/>
          <w:lang w:val="en-US"/>
        </w:rPr>
        <w:t xml:space="preserve">return </w:t>
      </w:r>
      <w:proofErr w:type="spellStart"/>
      <w:r w:rsidRPr="00007ABF">
        <w:rPr>
          <w:rFonts w:ascii="Menlo" w:hAnsi="Menlo" w:cs="Menlo"/>
          <w:color w:val="94558D"/>
          <w:sz w:val="15"/>
          <w:szCs w:val="15"/>
          <w:lang w:val="en-US"/>
        </w:rPr>
        <w:t>self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>.average_value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  <w:t xml:space="preserve">    </w:t>
      </w:r>
      <w:r w:rsidRPr="00007ABF">
        <w:rPr>
          <w:rFonts w:ascii="Menlo" w:hAnsi="Menlo" w:cs="Menlo"/>
          <w:i/>
          <w:iCs/>
          <w:color w:val="808080"/>
          <w:sz w:val="15"/>
          <w:szCs w:val="15"/>
          <w:lang w:val="en-US"/>
        </w:rPr>
        <w:t xml:space="preserve"># </w:t>
      </w:r>
      <w:proofErr w:type="spellStart"/>
      <w:r w:rsidRPr="00007ABF">
        <w:rPr>
          <w:rFonts w:ascii="Menlo" w:hAnsi="Menlo" w:cs="Menlo"/>
          <w:i/>
          <w:iCs/>
          <w:color w:val="808080"/>
          <w:sz w:val="15"/>
          <w:szCs w:val="15"/>
        </w:rPr>
        <w:t>Рассчет</w:t>
      </w:r>
      <w:proofErr w:type="spellEnd"/>
      <w:r w:rsidRPr="00007ABF">
        <w:rPr>
          <w:rFonts w:ascii="Menlo" w:hAnsi="Menlo" w:cs="Menlo"/>
          <w:i/>
          <w:iCs/>
          <w:color w:val="808080"/>
          <w:sz w:val="15"/>
          <w:szCs w:val="15"/>
          <w:lang w:val="en-US"/>
        </w:rPr>
        <w:t xml:space="preserve"> </w:t>
      </w:r>
      <w:r w:rsidRPr="00007ABF">
        <w:rPr>
          <w:rFonts w:ascii="Menlo" w:hAnsi="Menlo" w:cs="Menlo"/>
          <w:i/>
          <w:iCs/>
          <w:color w:val="808080"/>
          <w:sz w:val="15"/>
          <w:szCs w:val="15"/>
        </w:rPr>
        <w:t>дисперсии</w:t>
      </w:r>
      <w:r w:rsidRPr="00007ABF">
        <w:rPr>
          <w:rFonts w:ascii="Menlo" w:hAnsi="Menlo" w:cs="Menlo"/>
          <w:i/>
          <w:iCs/>
          <w:color w:val="808080"/>
          <w:sz w:val="15"/>
          <w:szCs w:val="15"/>
          <w:lang w:val="en-US"/>
        </w:rPr>
        <w:br/>
        <w:t xml:space="preserve">    </w:t>
      </w:r>
      <w:r w:rsidRPr="00007ABF">
        <w:rPr>
          <w:rFonts w:ascii="Menlo" w:hAnsi="Menlo" w:cs="Menlo"/>
          <w:b/>
          <w:bCs/>
          <w:color w:val="000080"/>
          <w:sz w:val="15"/>
          <w:szCs w:val="15"/>
          <w:lang w:val="en-US"/>
        </w:rPr>
        <w:t xml:space="preserve">def </w:t>
      </w:r>
      <w:proofErr w:type="spellStart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calculation_dispersion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(</w:t>
      </w:r>
      <w:r w:rsidRPr="00007ABF">
        <w:rPr>
          <w:rFonts w:ascii="Menlo" w:hAnsi="Menlo" w:cs="Menlo"/>
          <w:color w:val="94558D"/>
          <w:sz w:val="15"/>
          <w:szCs w:val="15"/>
          <w:lang w:val="en-US"/>
        </w:rPr>
        <w:t>self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>):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  <w:t xml:space="preserve">        </w:t>
      </w:r>
      <w:r w:rsidRPr="00007ABF">
        <w:rPr>
          <w:rFonts w:ascii="Menlo" w:hAnsi="Menlo" w:cs="Menlo"/>
          <w:b/>
          <w:bCs/>
          <w:color w:val="000080"/>
          <w:sz w:val="15"/>
          <w:szCs w:val="15"/>
          <w:lang w:val="en-US"/>
        </w:rPr>
        <w:t xml:space="preserve">if </w:t>
      </w:r>
      <w:proofErr w:type="spellStart"/>
      <w:r w:rsidRPr="00007ABF">
        <w:rPr>
          <w:rFonts w:ascii="Menlo" w:hAnsi="Menlo" w:cs="Menlo"/>
          <w:color w:val="94558D"/>
          <w:sz w:val="15"/>
          <w:szCs w:val="15"/>
          <w:lang w:val="en-US"/>
        </w:rPr>
        <w:t>self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>.average_value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 xml:space="preserve"> ==</w:t>
      </w:r>
      <w:r w:rsidRPr="00007ABF">
        <w:rPr>
          <w:rFonts w:ascii="Menlo" w:hAnsi="Menlo" w:cs="Menlo"/>
          <w:color w:val="0000FF"/>
          <w:sz w:val="15"/>
          <w:szCs w:val="15"/>
          <w:lang w:val="en-US"/>
        </w:rPr>
        <w:t>0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>: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  <w:t xml:space="preserve">            </w:t>
      </w:r>
      <w:proofErr w:type="spellStart"/>
      <w:r w:rsidRPr="00007ABF">
        <w:rPr>
          <w:rFonts w:ascii="Menlo" w:hAnsi="Menlo" w:cs="Menlo"/>
          <w:color w:val="94558D"/>
          <w:sz w:val="15"/>
          <w:szCs w:val="15"/>
          <w:lang w:val="en-US"/>
        </w:rPr>
        <w:t>self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>.calculation_average_value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()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  <w:t xml:space="preserve">        </w:t>
      </w:r>
      <w:r w:rsidRPr="00007ABF">
        <w:rPr>
          <w:rFonts w:ascii="Menlo" w:hAnsi="Menlo" w:cs="Menlo"/>
          <w:b/>
          <w:bCs/>
          <w:color w:val="008080"/>
          <w:sz w:val="15"/>
          <w:szCs w:val="15"/>
          <w:lang w:val="en-US"/>
        </w:rPr>
        <w:br/>
        <w:t xml:space="preserve">        dispersion = 0</w:t>
      </w:r>
      <w:r w:rsidRPr="00007ABF">
        <w:rPr>
          <w:rFonts w:ascii="Menlo" w:hAnsi="Menlo" w:cs="Menlo"/>
          <w:b/>
          <w:bCs/>
          <w:color w:val="008080"/>
          <w:sz w:val="15"/>
          <w:szCs w:val="15"/>
          <w:lang w:val="en-US"/>
        </w:rPr>
        <w:br/>
        <w:t xml:space="preserve">        n = </w:t>
      </w:r>
      <w:proofErr w:type="spellStart"/>
      <w:r w:rsidRPr="00007ABF">
        <w:rPr>
          <w:rFonts w:ascii="Menlo" w:hAnsi="Menlo" w:cs="Menlo"/>
          <w:b/>
          <w:bCs/>
          <w:color w:val="008080"/>
          <w:sz w:val="15"/>
          <w:szCs w:val="15"/>
          <w:lang w:val="en-US"/>
        </w:rPr>
        <w:t>self.model.n</w:t>
      </w:r>
      <w:proofErr w:type="spellEnd"/>
      <w:r w:rsidRPr="00007ABF">
        <w:rPr>
          <w:rFonts w:ascii="Menlo" w:hAnsi="Menlo" w:cs="Menlo"/>
          <w:b/>
          <w:bCs/>
          <w:color w:val="008080"/>
          <w:sz w:val="15"/>
          <w:szCs w:val="15"/>
          <w:lang w:val="en-US"/>
        </w:rPr>
        <w:t xml:space="preserve"> - 2</w:t>
      </w:r>
      <w:r w:rsidRPr="00007ABF">
        <w:rPr>
          <w:rFonts w:ascii="Menlo" w:hAnsi="Menlo" w:cs="Menlo"/>
          <w:b/>
          <w:bCs/>
          <w:color w:val="008080"/>
          <w:sz w:val="15"/>
          <w:szCs w:val="15"/>
          <w:lang w:val="en-US"/>
        </w:rPr>
        <w:br/>
        <w:t xml:space="preserve">        for </w:t>
      </w:r>
      <w:proofErr w:type="spellStart"/>
      <w:r w:rsidRPr="00007ABF">
        <w:rPr>
          <w:rFonts w:ascii="Menlo" w:hAnsi="Menlo" w:cs="Menlo"/>
          <w:b/>
          <w:bCs/>
          <w:color w:val="008080"/>
          <w:sz w:val="15"/>
          <w:szCs w:val="15"/>
          <w:lang w:val="en-US"/>
        </w:rPr>
        <w:t>i</w:t>
      </w:r>
      <w:proofErr w:type="spellEnd"/>
      <w:r w:rsidRPr="00007ABF">
        <w:rPr>
          <w:rFonts w:ascii="Menlo" w:hAnsi="Menlo" w:cs="Menlo"/>
          <w:b/>
          <w:bCs/>
          <w:color w:val="008080"/>
          <w:sz w:val="15"/>
          <w:szCs w:val="15"/>
          <w:lang w:val="en-US"/>
        </w:rPr>
        <w:t xml:space="preserve"> in range(n):</w:t>
      </w:r>
      <w:r w:rsidRPr="00007ABF">
        <w:rPr>
          <w:rFonts w:ascii="Menlo" w:hAnsi="Menlo" w:cs="Menlo"/>
          <w:b/>
          <w:bCs/>
          <w:color w:val="008080"/>
          <w:sz w:val="15"/>
          <w:szCs w:val="15"/>
          <w:lang w:val="en-US"/>
        </w:rPr>
        <w:br/>
        <w:t xml:space="preserve">            dispersion += (</w:t>
      </w:r>
      <w:proofErr w:type="spellStart"/>
      <w:r w:rsidRPr="00007ABF">
        <w:rPr>
          <w:rFonts w:ascii="Menlo" w:hAnsi="Menlo" w:cs="Menlo"/>
          <w:b/>
          <w:bCs/>
          <w:color w:val="008080"/>
          <w:sz w:val="15"/>
          <w:szCs w:val="15"/>
          <w:lang w:val="en-US"/>
        </w:rPr>
        <w:t>self.model.y</w:t>
      </w:r>
      <w:proofErr w:type="spellEnd"/>
      <w:r w:rsidRPr="00007ABF">
        <w:rPr>
          <w:rFonts w:ascii="Menlo" w:hAnsi="Menlo" w:cs="Menlo"/>
          <w:b/>
          <w:bCs/>
          <w:color w:val="008080"/>
          <w:sz w:val="15"/>
          <w:szCs w:val="15"/>
          <w:lang w:val="en-US"/>
        </w:rPr>
        <w:t>[</w:t>
      </w:r>
      <w:proofErr w:type="spellStart"/>
      <w:r w:rsidRPr="00007ABF">
        <w:rPr>
          <w:rFonts w:ascii="Menlo" w:hAnsi="Menlo" w:cs="Menlo"/>
          <w:b/>
          <w:bCs/>
          <w:color w:val="008080"/>
          <w:sz w:val="15"/>
          <w:szCs w:val="15"/>
          <w:lang w:val="en-US"/>
        </w:rPr>
        <w:t>i</w:t>
      </w:r>
      <w:proofErr w:type="spellEnd"/>
      <w:r w:rsidRPr="00007ABF">
        <w:rPr>
          <w:rFonts w:ascii="Menlo" w:hAnsi="Menlo" w:cs="Menlo"/>
          <w:b/>
          <w:bCs/>
          <w:color w:val="008080"/>
          <w:sz w:val="15"/>
          <w:szCs w:val="15"/>
          <w:lang w:val="en-US"/>
        </w:rPr>
        <w:t xml:space="preserve">] - </w:t>
      </w:r>
      <w:proofErr w:type="spellStart"/>
      <w:r w:rsidRPr="00007ABF">
        <w:rPr>
          <w:rFonts w:ascii="Menlo" w:hAnsi="Menlo" w:cs="Menlo"/>
          <w:b/>
          <w:bCs/>
          <w:color w:val="008080"/>
          <w:sz w:val="15"/>
          <w:szCs w:val="15"/>
          <w:lang w:val="en-US"/>
        </w:rPr>
        <w:t>self.average_value</w:t>
      </w:r>
      <w:proofErr w:type="spellEnd"/>
      <w:r w:rsidRPr="00007ABF">
        <w:rPr>
          <w:rFonts w:ascii="Menlo" w:hAnsi="Menlo" w:cs="Menlo"/>
          <w:b/>
          <w:bCs/>
          <w:color w:val="008080"/>
          <w:sz w:val="15"/>
          <w:szCs w:val="15"/>
          <w:lang w:val="en-US"/>
        </w:rPr>
        <w:t>) * (</w:t>
      </w:r>
      <w:proofErr w:type="spellStart"/>
      <w:r w:rsidRPr="00007ABF">
        <w:rPr>
          <w:rFonts w:ascii="Menlo" w:hAnsi="Menlo" w:cs="Menlo"/>
          <w:b/>
          <w:bCs/>
          <w:color w:val="008080"/>
          <w:sz w:val="15"/>
          <w:szCs w:val="15"/>
          <w:lang w:val="en-US"/>
        </w:rPr>
        <w:t>self.model.y</w:t>
      </w:r>
      <w:proofErr w:type="spellEnd"/>
      <w:r w:rsidRPr="00007ABF">
        <w:rPr>
          <w:rFonts w:ascii="Menlo" w:hAnsi="Menlo" w:cs="Menlo"/>
          <w:b/>
          <w:bCs/>
          <w:color w:val="008080"/>
          <w:sz w:val="15"/>
          <w:szCs w:val="15"/>
          <w:lang w:val="en-US"/>
        </w:rPr>
        <w:t>[</w:t>
      </w:r>
      <w:proofErr w:type="spellStart"/>
      <w:r w:rsidRPr="00007ABF">
        <w:rPr>
          <w:rFonts w:ascii="Menlo" w:hAnsi="Menlo" w:cs="Menlo"/>
          <w:b/>
          <w:bCs/>
          <w:color w:val="008080"/>
          <w:sz w:val="15"/>
          <w:szCs w:val="15"/>
          <w:lang w:val="en-US"/>
        </w:rPr>
        <w:t>i</w:t>
      </w:r>
      <w:proofErr w:type="spellEnd"/>
      <w:r w:rsidRPr="00007ABF">
        <w:rPr>
          <w:rFonts w:ascii="Menlo" w:hAnsi="Menlo" w:cs="Menlo"/>
          <w:b/>
          <w:bCs/>
          <w:color w:val="008080"/>
          <w:sz w:val="15"/>
          <w:szCs w:val="15"/>
          <w:lang w:val="en-US"/>
        </w:rPr>
        <w:t xml:space="preserve">] - </w:t>
      </w:r>
      <w:proofErr w:type="spellStart"/>
      <w:r w:rsidRPr="00007ABF">
        <w:rPr>
          <w:rFonts w:ascii="Menlo" w:hAnsi="Menlo" w:cs="Menlo"/>
          <w:b/>
          <w:bCs/>
          <w:color w:val="008080"/>
          <w:sz w:val="15"/>
          <w:szCs w:val="15"/>
          <w:lang w:val="en-US"/>
        </w:rPr>
        <w:t>self.average_value</w:t>
      </w:r>
      <w:proofErr w:type="spellEnd"/>
      <w:r w:rsidRPr="00007ABF">
        <w:rPr>
          <w:rFonts w:ascii="Menlo" w:hAnsi="Menlo" w:cs="Menlo"/>
          <w:b/>
          <w:bCs/>
          <w:color w:val="008080"/>
          <w:sz w:val="15"/>
          <w:szCs w:val="15"/>
          <w:lang w:val="en-US"/>
        </w:rPr>
        <w:t>)</w:t>
      </w:r>
      <w:r w:rsidRPr="00007ABF">
        <w:rPr>
          <w:rFonts w:ascii="Menlo" w:hAnsi="Menlo" w:cs="Menlo"/>
          <w:b/>
          <w:bCs/>
          <w:color w:val="008080"/>
          <w:sz w:val="15"/>
          <w:szCs w:val="15"/>
          <w:lang w:val="en-US"/>
        </w:rPr>
        <w:br/>
      </w:r>
      <w:r w:rsidRPr="00007ABF">
        <w:rPr>
          <w:rFonts w:ascii="Menlo" w:hAnsi="Menlo" w:cs="Menlo"/>
          <w:b/>
          <w:bCs/>
          <w:color w:val="008080"/>
          <w:sz w:val="15"/>
          <w:szCs w:val="15"/>
          <w:lang w:val="en-US"/>
        </w:rPr>
        <w:br/>
        <w:t xml:space="preserve">        </w:t>
      </w:r>
      <w:proofErr w:type="spellStart"/>
      <w:r w:rsidRPr="00007ABF">
        <w:rPr>
          <w:rFonts w:ascii="Menlo" w:hAnsi="Menlo" w:cs="Menlo"/>
          <w:b/>
          <w:bCs/>
          <w:color w:val="008080"/>
          <w:sz w:val="15"/>
          <w:szCs w:val="15"/>
          <w:lang w:val="en-US"/>
        </w:rPr>
        <w:t>self.dispersion</w:t>
      </w:r>
      <w:proofErr w:type="spellEnd"/>
      <w:r w:rsidRPr="00007ABF">
        <w:rPr>
          <w:rFonts w:ascii="Menlo" w:hAnsi="Menlo" w:cs="Menlo"/>
          <w:b/>
          <w:bCs/>
          <w:color w:val="008080"/>
          <w:sz w:val="15"/>
          <w:szCs w:val="15"/>
          <w:lang w:val="en-US"/>
        </w:rPr>
        <w:t xml:space="preserve"> = dispersion / </w:t>
      </w:r>
      <w:proofErr w:type="spellStart"/>
      <w:r w:rsidRPr="00007ABF">
        <w:rPr>
          <w:rFonts w:ascii="Menlo" w:hAnsi="Menlo" w:cs="Menlo"/>
          <w:b/>
          <w:bCs/>
          <w:color w:val="008080"/>
          <w:sz w:val="15"/>
          <w:szCs w:val="15"/>
          <w:lang w:val="en-US"/>
        </w:rPr>
        <w:t>self.model.n</w:t>
      </w:r>
      <w:proofErr w:type="spellEnd"/>
      <w:r w:rsidRPr="00007ABF">
        <w:rPr>
          <w:rFonts w:ascii="Menlo" w:hAnsi="Menlo" w:cs="Menlo"/>
          <w:b/>
          <w:bCs/>
          <w:color w:val="008080"/>
          <w:sz w:val="15"/>
          <w:szCs w:val="15"/>
          <w:lang w:val="en-US"/>
        </w:rPr>
        <w:br/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  <w:t xml:space="preserve">        </w:t>
      </w:r>
      <w:r w:rsidRPr="00007ABF">
        <w:rPr>
          <w:rFonts w:ascii="Menlo" w:hAnsi="Menlo" w:cs="Menlo"/>
          <w:b/>
          <w:bCs/>
          <w:color w:val="000080"/>
          <w:sz w:val="15"/>
          <w:szCs w:val="15"/>
          <w:lang w:val="en-US"/>
        </w:rPr>
        <w:t xml:space="preserve">for </w:t>
      </w:r>
      <w:proofErr w:type="spellStart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i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 xml:space="preserve"> </w:t>
      </w:r>
      <w:r w:rsidRPr="00007ABF">
        <w:rPr>
          <w:rFonts w:ascii="Menlo" w:hAnsi="Menlo" w:cs="Menlo"/>
          <w:b/>
          <w:bCs/>
          <w:color w:val="000080"/>
          <w:sz w:val="15"/>
          <w:szCs w:val="15"/>
          <w:lang w:val="en-US"/>
        </w:rPr>
        <w:t xml:space="preserve">in </w:t>
      </w:r>
      <w:r w:rsidRPr="00007ABF">
        <w:rPr>
          <w:rFonts w:ascii="Menlo" w:hAnsi="Menlo" w:cs="Menlo"/>
          <w:color w:val="000080"/>
          <w:sz w:val="15"/>
          <w:szCs w:val="15"/>
          <w:lang w:val="en-US"/>
        </w:rPr>
        <w:t>range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>(</w:t>
      </w:r>
      <w:proofErr w:type="spellStart"/>
      <w:r w:rsidRPr="00007ABF">
        <w:rPr>
          <w:rFonts w:ascii="Menlo" w:hAnsi="Menlo" w:cs="Menlo"/>
          <w:color w:val="000080"/>
          <w:sz w:val="15"/>
          <w:szCs w:val="15"/>
          <w:lang w:val="en-US"/>
        </w:rPr>
        <w:t>len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(</w:t>
      </w:r>
      <w:r w:rsidRPr="00007ABF">
        <w:rPr>
          <w:rFonts w:ascii="Menlo" w:hAnsi="Menlo" w:cs="Menlo"/>
          <w:color w:val="94558D"/>
          <w:sz w:val="15"/>
          <w:szCs w:val="15"/>
          <w:lang w:val="en-US"/>
        </w:rPr>
        <w:t>self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>.model.y_gaps_10)):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  <w:t xml:space="preserve">            y = </w:t>
      </w:r>
      <w:proofErr w:type="spellStart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copy.deepcopy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(</w:t>
      </w:r>
      <w:r w:rsidRPr="00007ABF">
        <w:rPr>
          <w:rFonts w:ascii="Menlo" w:hAnsi="Menlo" w:cs="Menlo"/>
          <w:color w:val="94558D"/>
          <w:sz w:val="15"/>
          <w:szCs w:val="15"/>
          <w:lang w:val="en-US"/>
        </w:rPr>
        <w:t>self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>.model.y_gaps_10[</w:t>
      </w:r>
      <w:proofErr w:type="spellStart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i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])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  <w:t xml:space="preserve">            dispersion = </w:t>
      </w:r>
      <w:r w:rsidRPr="00007ABF">
        <w:rPr>
          <w:rFonts w:ascii="Menlo" w:hAnsi="Menlo" w:cs="Menlo"/>
          <w:color w:val="0000FF"/>
          <w:sz w:val="15"/>
          <w:szCs w:val="15"/>
          <w:lang w:val="en-US"/>
        </w:rPr>
        <w:t>0</w:t>
      </w:r>
      <w:r w:rsidRPr="00007ABF">
        <w:rPr>
          <w:rFonts w:ascii="Menlo" w:hAnsi="Menlo" w:cs="Menlo"/>
          <w:color w:val="0000FF"/>
          <w:sz w:val="15"/>
          <w:szCs w:val="15"/>
          <w:lang w:val="en-US"/>
        </w:rPr>
        <w:br/>
        <w:t xml:space="preserve">            </w:t>
      </w:r>
      <w:r w:rsidRPr="00007ABF">
        <w:rPr>
          <w:rFonts w:ascii="Menlo" w:hAnsi="Menlo" w:cs="Menlo"/>
          <w:b/>
          <w:bCs/>
          <w:color w:val="000080"/>
          <w:sz w:val="15"/>
          <w:szCs w:val="15"/>
          <w:lang w:val="en-US"/>
        </w:rPr>
        <w:t xml:space="preserve">for 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 xml:space="preserve">j </w:t>
      </w:r>
      <w:r w:rsidRPr="00007ABF">
        <w:rPr>
          <w:rFonts w:ascii="Menlo" w:hAnsi="Menlo" w:cs="Menlo"/>
          <w:b/>
          <w:bCs/>
          <w:color w:val="000080"/>
          <w:sz w:val="15"/>
          <w:szCs w:val="15"/>
          <w:lang w:val="en-US"/>
        </w:rPr>
        <w:t xml:space="preserve">in </w:t>
      </w:r>
      <w:r w:rsidRPr="00007ABF">
        <w:rPr>
          <w:rFonts w:ascii="Menlo" w:hAnsi="Menlo" w:cs="Menlo"/>
          <w:color w:val="000080"/>
          <w:sz w:val="15"/>
          <w:szCs w:val="15"/>
          <w:lang w:val="en-US"/>
        </w:rPr>
        <w:t>range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>(</w:t>
      </w:r>
      <w:proofErr w:type="spellStart"/>
      <w:r w:rsidRPr="00007ABF">
        <w:rPr>
          <w:rFonts w:ascii="Menlo" w:hAnsi="Menlo" w:cs="Menlo"/>
          <w:color w:val="000080"/>
          <w:sz w:val="15"/>
          <w:szCs w:val="15"/>
          <w:lang w:val="en-US"/>
        </w:rPr>
        <w:t>len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(y)):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lastRenderedPageBreak/>
        <w:t xml:space="preserve">                dispersion += (y[j] - </w:t>
      </w:r>
      <w:proofErr w:type="spellStart"/>
      <w:r w:rsidRPr="00007ABF">
        <w:rPr>
          <w:rFonts w:ascii="Menlo" w:hAnsi="Menlo" w:cs="Menlo"/>
          <w:color w:val="94558D"/>
          <w:sz w:val="15"/>
          <w:szCs w:val="15"/>
          <w:lang w:val="en-US"/>
        </w:rPr>
        <w:t>self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>.all_average_value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[</w:t>
      </w:r>
      <w:proofErr w:type="spellStart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i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 xml:space="preserve">]) * (y[j] - </w:t>
      </w:r>
      <w:proofErr w:type="spellStart"/>
      <w:r w:rsidRPr="00007ABF">
        <w:rPr>
          <w:rFonts w:ascii="Menlo" w:hAnsi="Menlo" w:cs="Menlo"/>
          <w:color w:val="94558D"/>
          <w:sz w:val="15"/>
          <w:szCs w:val="15"/>
          <w:lang w:val="en-US"/>
        </w:rPr>
        <w:t>self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>.all_average_value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[</w:t>
      </w:r>
      <w:proofErr w:type="spellStart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i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])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  <w:t xml:space="preserve">            dispersion = dispersion / </w:t>
      </w:r>
      <w:proofErr w:type="spellStart"/>
      <w:r w:rsidRPr="00007ABF">
        <w:rPr>
          <w:rFonts w:ascii="Menlo" w:hAnsi="Menlo" w:cs="Menlo"/>
          <w:color w:val="000080"/>
          <w:sz w:val="15"/>
          <w:szCs w:val="15"/>
          <w:lang w:val="en-US"/>
        </w:rPr>
        <w:t>len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(y)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  <w:t xml:space="preserve">            </w:t>
      </w:r>
      <w:r w:rsidRPr="00007ABF">
        <w:rPr>
          <w:rFonts w:ascii="Menlo" w:hAnsi="Menlo" w:cs="Menlo"/>
          <w:color w:val="000080"/>
          <w:sz w:val="15"/>
          <w:szCs w:val="15"/>
          <w:lang w:val="en-US"/>
        </w:rPr>
        <w:t>print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>(</w:t>
      </w:r>
      <w:r w:rsidRPr="00007ABF">
        <w:rPr>
          <w:rFonts w:ascii="Menlo" w:hAnsi="Menlo" w:cs="Menlo"/>
          <w:b/>
          <w:bCs/>
          <w:color w:val="008080"/>
          <w:sz w:val="15"/>
          <w:szCs w:val="15"/>
          <w:lang w:val="en-US"/>
        </w:rPr>
        <w:t>"</w:t>
      </w:r>
      <w:r w:rsidRPr="00007ABF">
        <w:rPr>
          <w:rFonts w:ascii="Menlo" w:hAnsi="Menlo" w:cs="Menlo"/>
          <w:b/>
          <w:bCs/>
          <w:color w:val="008080"/>
          <w:sz w:val="15"/>
          <w:szCs w:val="15"/>
        </w:rPr>
        <w:t>Дисперсия</w:t>
      </w:r>
      <w:r w:rsidRPr="00007ABF">
        <w:rPr>
          <w:rFonts w:ascii="Menlo" w:hAnsi="Menlo" w:cs="Menlo"/>
          <w:b/>
          <w:bCs/>
          <w:color w:val="008080"/>
          <w:sz w:val="15"/>
          <w:szCs w:val="15"/>
          <w:lang w:val="en-US"/>
        </w:rPr>
        <w:t xml:space="preserve"> </w:t>
      </w:r>
      <w:r w:rsidRPr="00007ABF">
        <w:rPr>
          <w:rFonts w:ascii="Menlo" w:hAnsi="Menlo" w:cs="Menlo"/>
          <w:b/>
          <w:bCs/>
          <w:color w:val="008080"/>
          <w:sz w:val="15"/>
          <w:szCs w:val="15"/>
        </w:rPr>
        <w:t>промежутка</w:t>
      </w:r>
      <w:r w:rsidRPr="00007ABF">
        <w:rPr>
          <w:rFonts w:ascii="Menlo" w:hAnsi="Menlo" w:cs="Menlo"/>
          <w:b/>
          <w:bCs/>
          <w:color w:val="008080"/>
          <w:sz w:val="15"/>
          <w:szCs w:val="15"/>
          <w:lang w:val="en-US"/>
        </w:rPr>
        <w:t xml:space="preserve"> № " 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 xml:space="preserve">+ </w:t>
      </w:r>
      <w:proofErr w:type="spellStart"/>
      <w:r w:rsidRPr="00007ABF">
        <w:rPr>
          <w:rFonts w:ascii="Menlo" w:hAnsi="Menlo" w:cs="Menlo"/>
          <w:color w:val="000080"/>
          <w:sz w:val="15"/>
          <w:szCs w:val="15"/>
          <w:lang w:val="en-US"/>
        </w:rPr>
        <w:t>str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(</w:t>
      </w:r>
      <w:proofErr w:type="spellStart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i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 xml:space="preserve"> + </w:t>
      </w:r>
      <w:r w:rsidRPr="00007ABF">
        <w:rPr>
          <w:rFonts w:ascii="Menlo" w:hAnsi="Menlo" w:cs="Menlo"/>
          <w:color w:val="0000FF"/>
          <w:sz w:val="15"/>
          <w:szCs w:val="15"/>
          <w:lang w:val="en-US"/>
        </w:rPr>
        <w:t>1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 xml:space="preserve">) + </w:t>
      </w:r>
      <w:r w:rsidRPr="00007ABF">
        <w:rPr>
          <w:rFonts w:ascii="Menlo" w:hAnsi="Menlo" w:cs="Menlo"/>
          <w:b/>
          <w:bCs/>
          <w:color w:val="008080"/>
          <w:sz w:val="15"/>
          <w:szCs w:val="15"/>
          <w:lang w:val="en-US"/>
        </w:rPr>
        <w:t xml:space="preserve">" = " 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 xml:space="preserve">+ </w:t>
      </w:r>
      <w:proofErr w:type="spellStart"/>
      <w:r w:rsidRPr="00007ABF">
        <w:rPr>
          <w:rFonts w:ascii="Menlo" w:hAnsi="Menlo" w:cs="Menlo"/>
          <w:color w:val="000080"/>
          <w:sz w:val="15"/>
          <w:szCs w:val="15"/>
          <w:lang w:val="en-US"/>
        </w:rPr>
        <w:t>str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(dispersion))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  <w:t xml:space="preserve">        </w:t>
      </w:r>
      <w:r w:rsidRPr="00007ABF">
        <w:rPr>
          <w:rFonts w:ascii="Menlo" w:hAnsi="Menlo" w:cs="Menlo"/>
          <w:b/>
          <w:bCs/>
          <w:color w:val="000080"/>
          <w:sz w:val="15"/>
          <w:szCs w:val="15"/>
          <w:lang w:val="en-US"/>
        </w:rPr>
        <w:t xml:space="preserve">return </w:t>
      </w:r>
      <w:proofErr w:type="spellStart"/>
      <w:r w:rsidRPr="00007ABF">
        <w:rPr>
          <w:rFonts w:ascii="Menlo" w:hAnsi="Menlo" w:cs="Menlo"/>
          <w:color w:val="94558D"/>
          <w:sz w:val="15"/>
          <w:szCs w:val="15"/>
          <w:lang w:val="en-US"/>
        </w:rPr>
        <w:t>self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>.dispersion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  <w:t xml:space="preserve">    </w:t>
      </w:r>
      <w:r w:rsidRPr="00007ABF">
        <w:rPr>
          <w:rFonts w:ascii="Menlo" w:hAnsi="Menlo" w:cs="Menlo"/>
          <w:i/>
          <w:iCs/>
          <w:color w:val="808080"/>
          <w:sz w:val="15"/>
          <w:szCs w:val="15"/>
          <w:lang w:val="en-US"/>
        </w:rPr>
        <w:t xml:space="preserve"># </w:t>
      </w:r>
      <w:proofErr w:type="spellStart"/>
      <w:r w:rsidRPr="00007ABF">
        <w:rPr>
          <w:rFonts w:ascii="Menlo" w:hAnsi="Menlo" w:cs="Menlo"/>
          <w:i/>
          <w:iCs/>
          <w:color w:val="808080"/>
          <w:sz w:val="15"/>
          <w:szCs w:val="15"/>
        </w:rPr>
        <w:t>Рассчет</w:t>
      </w:r>
      <w:proofErr w:type="spellEnd"/>
      <w:r w:rsidRPr="00007ABF">
        <w:rPr>
          <w:rFonts w:ascii="Menlo" w:hAnsi="Menlo" w:cs="Menlo"/>
          <w:i/>
          <w:iCs/>
          <w:color w:val="808080"/>
          <w:sz w:val="15"/>
          <w:szCs w:val="15"/>
          <w:lang w:val="en-US"/>
        </w:rPr>
        <w:t xml:space="preserve"> </w:t>
      </w:r>
      <w:r w:rsidRPr="00007ABF">
        <w:rPr>
          <w:rFonts w:ascii="Menlo" w:hAnsi="Menlo" w:cs="Menlo"/>
          <w:i/>
          <w:iCs/>
          <w:color w:val="808080"/>
          <w:sz w:val="15"/>
          <w:szCs w:val="15"/>
        </w:rPr>
        <w:t>стандартного</w:t>
      </w:r>
      <w:r w:rsidRPr="00007ABF">
        <w:rPr>
          <w:rFonts w:ascii="Menlo" w:hAnsi="Menlo" w:cs="Menlo"/>
          <w:i/>
          <w:iCs/>
          <w:color w:val="808080"/>
          <w:sz w:val="15"/>
          <w:szCs w:val="15"/>
          <w:lang w:val="en-US"/>
        </w:rPr>
        <w:t xml:space="preserve"> </w:t>
      </w:r>
      <w:r w:rsidRPr="00007ABF">
        <w:rPr>
          <w:rFonts w:ascii="Menlo" w:hAnsi="Menlo" w:cs="Menlo"/>
          <w:i/>
          <w:iCs/>
          <w:color w:val="808080"/>
          <w:sz w:val="15"/>
          <w:szCs w:val="15"/>
        </w:rPr>
        <w:t>отклонения</w:t>
      </w:r>
      <w:r w:rsidRPr="00007ABF">
        <w:rPr>
          <w:rFonts w:ascii="Menlo" w:hAnsi="Menlo" w:cs="Menlo"/>
          <w:i/>
          <w:iCs/>
          <w:color w:val="808080"/>
          <w:sz w:val="15"/>
          <w:szCs w:val="15"/>
          <w:lang w:val="en-US"/>
        </w:rPr>
        <w:br/>
        <w:t xml:space="preserve">    </w:t>
      </w:r>
      <w:r w:rsidRPr="00007ABF">
        <w:rPr>
          <w:rFonts w:ascii="Menlo" w:hAnsi="Menlo" w:cs="Menlo"/>
          <w:b/>
          <w:bCs/>
          <w:color w:val="000080"/>
          <w:sz w:val="15"/>
          <w:szCs w:val="15"/>
          <w:lang w:val="en-US"/>
        </w:rPr>
        <w:t xml:space="preserve">def </w:t>
      </w:r>
      <w:proofErr w:type="spellStart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calculation_standard_deviation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(</w:t>
      </w:r>
      <w:r w:rsidRPr="00007ABF">
        <w:rPr>
          <w:rFonts w:ascii="Menlo" w:hAnsi="Menlo" w:cs="Menlo"/>
          <w:color w:val="94558D"/>
          <w:sz w:val="15"/>
          <w:szCs w:val="15"/>
          <w:lang w:val="en-US"/>
        </w:rPr>
        <w:t>self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>):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  <w:t xml:space="preserve">        </w:t>
      </w:r>
      <w:r w:rsidRPr="00007ABF">
        <w:rPr>
          <w:rFonts w:ascii="Menlo" w:hAnsi="Menlo" w:cs="Menlo"/>
          <w:b/>
          <w:bCs/>
          <w:color w:val="000080"/>
          <w:sz w:val="15"/>
          <w:szCs w:val="15"/>
          <w:lang w:val="en-US"/>
        </w:rPr>
        <w:t xml:space="preserve">if </w:t>
      </w:r>
      <w:proofErr w:type="spellStart"/>
      <w:r w:rsidRPr="00007ABF">
        <w:rPr>
          <w:rFonts w:ascii="Menlo" w:hAnsi="Menlo" w:cs="Menlo"/>
          <w:color w:val="94558D"/>
          <w:sz w:val="15"/>
          <w:szCs w:val="15"/>
          <w:lang w:val="en-US"/>
        </w:rPr>
        <w:t>self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>.dispersion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 xml:space="preserve"> == </w:t>
      </w:r>
      <w:r w:rsidRPr="00007ABF">
        <w:rPr>
          <w:rFonts w:ascii="Menlo" w:hAnsi="Menlo" w:cs="Menlo"/>
          <w:color w:val="0000FF"/>
          <w:sz w:val="15"/>
          <w:szCs w:val="15"/>
          <w:lang w:val="en-US"/>
        </w:rPr>
        <w:t>0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 xml:space="preserve">:  </w:t>
      </w:r>
      <w:r w:rsidRPr="00007ABF">
        <w:rPr>
          <w:rFonts w:ascii="Menlo" w:hAnsi="Menlo" w:cs="Menlo"/>
          <w:i/>
          <w:iCs/>
          <w:color w:val="808080"/>
          <w:sz w:val="15"/>
          <w:szCs w:val="15"/>
          <w:lang w:val="en-US"/>
        </w:rPr>
        <w:t xml:space="preserve"># </w:t>
      </w:r>
      <w:r w:rsidRPr="00007ABF">
        <w:rPr>
          <w:rFonts w:ascii="Menlo" w:hAnsi="Menlo" w:cs="Menlo"/>
          <w:i/>
          <w:iCs/>
          <w:color w:val="808080"/>
          <w:sz w:val="15"/>
          <w:szCs w:val="15"/>
        </w:rPr>
        <w:t>Если</w:t>
      </w:r>
      <w:r w:rsidRPr="00007ABF">
        <w:rPr>
          <w:rFonts w:ascii="Menlo" w:hAnsi="Menlo" w:cs="Menlo"/>
          <w:i/>
          <w:iCs/>
          <w:color w:val="808080"/>
          <w:sz w:val="15"/>
          <w:szCs w:val="15"/>
          <w:lang w:val="en-US"/>
        </w:rPr>
        <w:t xml:space="preserve"> </w:t>
      </w:r>
      <w:r w:rsidRPr="00007ABF">
        <w:rPr>
          <w:rFonts w:ascii="Menlo" w:hAnsi="Menlo" w:cs="Menlo"/>
          <w:i/>
          <w:iCs/>
          <w:color w:val="808080"/>
          <w:sz w:val="15"/>
          <w:szCs w:val="15"/>
        </w:rPr>
        <w:t>не</w:t>
      </w:r>
      <w:r w:rsidRPr="00007ABF">
        <w:rPr>
          <w:rFonts w:ascii="Menlo" w:hAnsi="Menlo" w:cs="Menlo"/>
          <w:i/>
          <w:iCs/>
          <w:color w:val="808080"/>
          <w:sz w:val="15"/>
          <w:szCs w:val="15"/>
          <w:lang w:val="en-US"/>
        </w:rPr>
        <w:t xml:space="preserve"> </w:t>
      </w:r>
      <w:r w:rsidRPr="00007ABF">
        <w:rPr>
          <w:rFonts w:ascii="Menlo" w:hAnsi="Menlo" w:cs="Menlo"/>
          <w:i/>
          <w:iCs/>
          <w:color w:val="808080"/>
          <w:sz w:val="15"/>
          <w:szCs w:val="15"/>
        </w:rPr>
        <w:t>была</w:t>
      </w:r>
      <w:r w:rsidRPr="00007ABF">
        <w:rPr>
          <w:rFonts w:ascii="Menlo" w:hAnsi="Menlo" w:cs="Menlo"/>
          <w:i/>
          <w:iCs/>
          <w:color w:val="808080"/>
          <w:sz w:val="15"/>
          <w:szCs w:val="15"/>
          <w:lang w:val="en-US"/>
        </w:rPr>
        <w:t xml:space="preserve"> </w:t>
      </w:r>
      <w:proofErr w:type="spellStart"/>
      <w:r w:rsidRPr="00007ABF">
        <w:rPr>
          <w:rFonts w:ascii="Menlo" w:hAnsi="Menlo" w:cs="Menlo"/>
          <w:i/>
          <w:iCs/>
          <w:color w:val="808080"/>
          <w:sz w:val="15"/>
          <w:szCs w:val="15"/>
        </w:rPr>
        <w:t>расчитана</w:t>
      </w:r>
      <w:proofErr w:type="spellEnd"/>
      <w:r w:rsidRPr="00007ABF">
        <w:rPr>
          <w:rFonts w:ascii="Menlo" w:hAnsi="Menlo" w:cs="Menlo"/>
          <w:i/>
          <w:iCs/>
          <w:color w:val="808080"/>
          <w:sz w:val="15"/>
          <w:szCs w:val="15"/>
          <w:lang w:val="en-US"/>
        </w:rPr>
        <w:t xml:space="preserve"> </w:t>
      </w:r>
      <w:proofErr w:type="spellStart"/>
      <w:r w:rsidRPr="00007ABF">
        <w:rPr>
          <w:rFonts w:ascii="Menlo" w:hAnsi="Menlo" w:cs="Menlo"/>
          <w:i/>
          <w:iCs/>
          <w:color w:val="808080"/>
          <w:sz w:val="15"/>
          <w:szCs w:val="15"/>
        </w:rPr>
        <w:t>диспресия</w:t>
      </w:r>
      <w:proofErr w:type="spellEnd"/>
      <w:r w:rsidRPr="00007ABF">
        <w:rPr>
          <w:rFonts w:ascii="Menlo" w:hAnsi="Menlo" w:cs="Menlo"/>
          <w:i/>
          <w:iCs/>
          <w:color w:val="808080"/>
          <w:sz w:val="15"/>
          <w:szCs w:val="15"/>
          <w:lang w:val="en-US"/>
        </w:rPr>
        <w:br/>
        <w:t xml:space="preserve">            </w:t>
      </w:r>
      <w:proofErr w:type="spellStart"/>
      <w:r w:rsidRPr="00007ABF">
        <w:rPr>
          <w:rFonts w:ascii="Menlo" w:hAnsi="Menlo" w:cs="Menlo"/>
          <w:color w:val="94558D"/>
          <w:sz w:val="15"/>
          <w:szCs w:val="15"/>
          <w:lang w:val="en-US"/>
        </w:rPr>
        <w:t>self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>.calculation_dispersion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(</w:t>
      </w:r>
      <w:r w:rsidRPr="00007ABF">
        <w:rPr>
          <w:rFonts w:ascii="Menlo" w:hAnsi="Menlo" w:cs="Menlo"/>
          <w:color w:val="0000FF"/>
          <w:sz w:val="15"/>
          <w:szCs w:val="15"/>
          <w:lang w:val="en-US"/>
        </w:rPr>
        <w:t>1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>)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  <w:t xml:space="preserve">        </w:t>
      </w:r>
      <w:proofErr w:type="spellStart"/>
      <w:r w:rsidRPr="00007ABF">
        <w:rPr>
          <w:rFonts w:ascii="Menlo" w:hAnsi="Menlo" w:cs="Menlo"/>
          <w:color w:val="94558D"/>
          <w:sz w:val="15"/>
          <w:szCs w:val="15"/>
          <w:lang w:val="en-US"/>
        </w:rPr>
        <w:t>self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>.standard_deviation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 xml:space="preserve"> = </w:t>
      </w:r>
      <w:proofErr w:type="spellStart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math.sqrt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(</w:t>
      </w:r>
      <w:proofErr w:type="spellStart"/>
      <w:r w:rsidRPr="00007ABF">
        <w:rPr>
          <w:rFonts w:ascii="Menlo" w:hAnsi="Menlo" w:cs="Menlo"/>
          <w:color w:val="94558D"/>
          <w:sz w:val="15"/>
          <w:szCs w:val="15"/>
          <w:lang w:val="en-US"/>
        </w:rPr>
        <w:t>self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>.dispersion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)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  <w:t xml:space="preserve">        </w:t>
      </w:r>
      <w:r w:rsidRPr="00007ABF">
        <w:rPr>
          <w:rFonts w:ascii="Menlo" w:hAnsi="Menlo" w:cs="Menlo"/>
          <w:b/>
          <w:bCs/>
          <w:color w:val="000080"/>
          <w:sz w:val="15"/>
          <w:szCs w:val="15"/>
          <w:lang w:val="en-US"/>
        </w:rPr>
        <w:t xml:space="preserve">return </w:t>
      </w:r>
      <w:proofErr w:type="spellStart"/>
      <w:r w:rsidRPr="00007ABF">
        <w:rPr>
          <w:rFonts w:ascii="Menlo" w:hAnsi="Menlo" w:cs="Menlo"/>
          <w:color w:val="94558D"/>
          <w:sz w:val="15"/>
          <w:szCs w:val="15"/>
          <w:lang w:val="en-US"/>
        </w:rPr>
        <w:t>self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>.standard_deviation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  <w:t xml:space="preserve">    </w:t>
      </w:r>
      <w:r w:rsidRPr="00007ABF">
        <w:rPr>
          <w:rFonts w:ascii="Menlo" w:hAnsi="Menlo" w:cs="Menlo"/>
          <w:i/>
          <w:iCs/>
          <w:color w:val="808080"/>
          <w:sz w:val="15"/>
          <w:szCs w:val="15"/>
          <w:lang w:val="en-US"/>
        </w:rPr>
        <w:t xml:space="preserve"># </w:t>
      </w:r>
      <w:proofErr w:type="spellStart"/>
      <w:r w:rsidRPr="00007ABF">
        <w:rPr>
          <w:rFonts w:ascii="Menlo" w:hAnsi="Menlo" w:cs="Menlo"/>
          <w:i/>
          <w:iCs/>
          <w:color w:val="808080"/>
          <w:sz w:val="15"/>
          <w:szCs w:val="15"/>
        </w:rPr>
        <w:t>Рассчет</w:t>
      </w:r>
      <w:proofErr w:type="spellEnd"/>
      <w:r w:rsidRPr="00007ABF">
        <w:rPr>
          <w:rFonts w:ascii="Menlo" w:hAnsi="Menlo" w:cs="Menlo"/>
          <w:i/>
          <w:iCs/>
          <w:color w:val="808080"/>
          <w:sz w:val="15"/>
          <w:szCs w:val="15"/>
          <w:lang w:val="en-US"/>
        </w:rPr>
        <w:t xml:space="preserve"> </w:t>
      </w:r>
      <w:r w:rsidRPr="00007ABF">
        <w:rPr>
          <w:rFonts w:ascii="Menlo" w:hAnsi="Menlo" w:cs="Menlo"/>
          <w:i/>
          <w:iCs/>
          <w:color w:val="808080"/>
          <w:sz w:val="15"/>
          <w:szCs w:val="15"/>
        </w:rPr>
        <w:t>асимметрии</w:t>
      </w:r>
      <w:r w:rsidRPr="00007ABF">
        <w:rPr>
          <w:rFonts w:ascii="Menlo" w:hAnsi="Menlo" w:cs="Menlo"/>
          <w:i/>
          <w:iCs/>
          <w:color w:val="808080"/>
          <w:sz w:val="15"/>
          <w:szCs w:val="15"/>
          <w:lang w:val="en-US"/>
        </w:rPr>
        <w:br/>
        <w:t xml:space="preserve">    </w:t>
      </w:r>
      <w:r w:rsidRPr="00007ABF">
        <w:rPr>
          <w:rFonts w:ascii="Menlo" w:hAnsi="Menlo" w:cs="Menlo"/>
          <w:b/>
          <w:bCs/>
          <w:color w:val="000080"/>
          <w:sz w:val="15"/>
          <w:szCs w:val="15"/>
          <w:lang w:val="en-US"/>
        </w:rPr>
        <w:t xml:space="preserve">def </w:t>
      </w:r>
      <w:proofErr w:type="spellStart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calculation_asymmetry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(</w:t>
      </w:r>
      <w:r w:rsidRPr="00007ABF">
        <w:rPr>
          <w:rFonts w:ascii="Menlo" w:hAnsi="Menlo" w:cs="Menlo"/>
          <w:color w:val="94558D"/>
          <w:sz w:val="15"/>
          <w:szCs w:val="15"/>
          <w:lang w:val="en-US"/>
        </w:rPr>
        <w:t>self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>):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  <w:t xml:space="preserve">        </w:t>
      </w:r>
      <w:r w:rsidRPr="00007ABF">
        <w:rPr>
          <w:rFonts w:ascii="Menlo" w:hAnsi="Menlo" w:cs="Menlo"/>
          <w:b/>
          <w:bCs/>
          <w:color w:val="000080"/>
          <w:sz w:val="15"/>
          <w:szCs w:val="15"/>
          <w:lang w:val="en-US"/>
        </w:rPr>
        <w:t xml:space="preserve">if </w:t>
      </w:r>
      <w:proofErr w:type="spellStart"/>
      <w:r w:rsidRPr="00007ABF">
        <w:rPr>
          <w:rFonts w:ascii="Menlo" w:hAnsi="Menlo" w:cs="Menlo"/>
          <w:color w:val="94558D"/>
          <w:sz w:val="15"/>
          <w:szCs w:val="15"/>
          <w:lang w:val="en-US"/>
        </w:rPr>
        <w:t>self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>.average_value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 xml:space="preserve"> == </w:t>
      </w:r>
      <w:r w:rsidRPr="00007ABF">
        <w:rPr>
          <w:rFonts w:ascii="Menlo" w:hAnsi="Menlo" w:cs="Menlo"/>
          <w:color w:val="0000FF"/>
          <w:sz w:val="15"/>
          <w:szCs w:val="15"/>
          <w:lang w:val="en-US"/>
        </w:rPr>
        <w:t>0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>: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  <w:t xml:space="preserve">            </w:t>
      </w:r>
      <w:proofErr w:type="spellStart"/>
      <w:r w:rsidRPr="00007ABF">
        <w:rPr>
          <w:rFonts w:ascii="Menlo" w:hAnsi="Menlo" w:cs="Menlo"/>
          <w:color w:val="94558D"/>
          <w:sz w:val="15"/>
          <w:szCs w:val="15"/>
          <w:lang w:val="en-US"/>
        </w:rPr>
        <w:t>self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>.calculation_average_value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()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  <w:t xml:space="preserve">        </w:t>
      </w:r>
      <w:proofErr w:type="spellStart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sum_of_values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 xml:space="preserve"> = </w:t>
      </w:r>
      <w:r w:rsidRPr="00007ABF">
        <w:rPr>
          <w:rFonts w:ascii="Menlo" w:hAnsi="Menlo" w:cs="Menlo"/>
          <w:color w:val="0000FF"/>
          <w:sz w:val="15"/>
          <w:szCs w:val="15"/>
          <w:lang w:val="en-US"/>
        </w:rPr>
        <w:t>0</w:t>
      </w:r>
      <w:r w:rsidRPr="00007ABF">
        <w:rPr>
          <w:rFonts w:ascii="Menlo" w:hAnsi="Menlo" w:cs="Menlo"/>
          <w:color w:val="0000FF"/>
          <w:sz w:val="15"/>
          <w:szCs w:val="15"/>
          <w:lang w:val="en-US"/>
        </w:rPr>
        <w:br/>
      </w:r>
      <w:r w:rsidRPr="00007ABF">
        <w:rPr>
          <w:rFonts w:ascii="Menlo" w:hAnsi="Menlo" w:cs="Menlo"/>
          <w:color w:val="0000FF"/>
          <w:sz w:val="15"/>
          <w:szCs w:val="15"/>
          <w:lang w:val="en-US"/>
        </w:rPr>
        <w:br/>
        <w:t xml:space="preserve">        </w:t>
      </w:r>
      <w:r w:rsidRPr="00007ABF">
        <w:rPr>
          <w:rFonts w:ascii="Menlo" w:hAnsi="Menlo" w:cs="Menlo"/>
          <w:b/>
          <w:bCs/>
          <w:color w:val="000080"/>
          <w:sz w:val="15"/>
          <w:szCs w:val="15"/>
          <w:lang w:val="en-US"/>
        </w:rPr>
        <w:t xml:space="preserve">for </w:t>
      </w:r>
      <w:proofErr w:type="spellStart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i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 xml:space="preserve"> </w:t>
      </w:r>
      <w:r w:rsidRPr="00007ABF">
        <w:rPr>
          <w:rFonts w:ascii="Menlo" w:hAnsi="Menlo" w:cs="Menlo"/>
          <w:b/>
          <w:bCs/>
          <w:color w:val="000080"/>
          <w:sz w:val="15"/>
          <w:szCs w:val="15"/>
          <w:lang w:val="en-US"/>
        </w:rPr>
        <w:t xml:space="preserve">in </w:t>
      </w:r>
      <w:r w:rsidRPr="00007ABF">
        <w:rPr>
          <w:rFonts w:ascii="Menlo" w:hAnsi="Menlo" w:cs="Menlo"/>
          <w:color w:val="000080"/>
          <w:sz w:val="15"/>
          <w:szCs w:val="15"/>
          <w:lang w:val="en-US"/>
        </w:rPr>
        <w:t>range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>(</w:t>
      </w:r>
      <w:proofErr w:type="spellStart"/>
      <w:r w:rsidRPr="00007ABF">
        <w:rPr>
          <w:rFonts w:ascii="Menlo" w:hAnsi="Menlo" w:cs="Menlo"/>
          <w:color w:val="94558D"/>
          <w:sz w:val="15"/>
          <w:szCs w:val="15"/>
          <w:lang w:val="en-US"/>
        </w:rPr>
        <w:t>self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>.model.n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):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  <w:t xml:space="preserve">            </w:t>
      </w:r>
      <w:proofErr w:type="spellStart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temp_value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 xml:space="preserve"> = (</w:t>
      </w:r>
      <w:proofErr w:type="spellStart"/>
      <w:r w:rsidRPr="00007ABF">
        <w:rPr>
          <w:rFonts w:ascii="Menlo" w:hAnsi="Menlo" w:cs="Menlo"/>
          <w:color w:val="94558D"/>
          <w:sz w:val="15"/>
          <w:szCs w:val="15"/>
          <w:lang w:val="en-US"/>
        </w:rPr>
        <w:t>self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>.model.y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[</w:t>
      </w:r>
      <w:proofErr w:type="spellStart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i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 xml:space="preserve">] - </w:t>
      </w:r>
      <w:proofErr w:type="spellStart"/>
      <w:r w:rsidRPr="00007ABF">
        <w:rPr>
          <w:rFonts w:ascii="Menlo" w:hAnsi="Menlo" w:cs="Menlo"/>
          <w:color w:val="94558D"/>
          <w:sz w:val="15"/>
          <w:szCs w:val="15"/>
          <w:lang w:val="en-US"/>
        </w:rPr>
        <w:t>self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>.average_value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)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  <w:t xml:space="preserve">            </w:t>
      </w:r>
      <w:proofErr w:type="spellStart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temp_value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 xml:space="preserve"> = </w:t>
      </w:r>
      <w:proofErr w:type="spellStart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temp_value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 xml:space="preserve"> * </w:t>
      </w:r>
      <w:proofErr w:type="spellStart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temp_value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 xml:space="preserve"> * </w:t>
      </w:r>
      <w:proofErr w:type="spellStart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temp_value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  <w:t xml:space="preserve">            </w:t>
      </w:r>
      <w:proofErr w:type="spellStart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sum_of_values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 xml:space="preserve"> = </w:t>
      </w:r>
      <w:proofErr w:type="spellStart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sum_of_values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 xml:space="preserve"> + </w:t>
      </w:r>
      <w:proofErr w:type="spellStart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temp_value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  <w:t xml:space="preserve">        </w:t>
      </w:r>
      <w:proofErr w:type="spellStart"/>
      <w:r w:rsidRPr="00007ABF">
        <w:rPr>
          <w:rFonts w:ascii="Menlo" w:hAnsi="Menlo" w:cs="Menlo"/>
          <w:color w:val="94558D"/>
          <w:sz w:val="15"/>
          <w:szCs w:val="15"/>
          <w:lang w:val="en-US"/>
        </w:rPr>
        <w:t>self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>.asymmetry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 xml:space="preserve"> = </w:t>
      </w:r>
      <w:proofErr w:type="spellStart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sum_of_values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 xml:space="preserve"> / </w:t>
      </w:r>
      <w:proofErr w:type="spellStart"/>
      <w:r w:rsidRPr="00007ABF">
        <w:rPr>
          <w:rFonts w:ascii="Menlo" w:hAnsi="Menlo" w:cs="Menlo"/>
          <w:color w:val="94558D"/>
          <w:sz w:val="15"/>
          <w:szCs w:val="15"/>
          <w:lang w:val="en-US"/>
        </w:rPr>
        <w:t>self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>.model.n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  <w:t xml:space="preserve">        </w:t>
      </w:r>
      <w:r w:rsidRPr="00007ABF">
        <w:rPr>
          <w:rFonts w:ascii="Menlo" w:hAnsi="Menlo" w:cs="Menlo"/>
          <w:b/>
          <w:bCs/>
          <w:color w:val="000080"/>
          <w:sz w:val="15"/>
          <w:szCs w:val="15"/>
          <w:lang w:val="en-US"/>
        </w:rPr>
        <w:t xml:space="preserve">return </w:t>
      </w:r>
      <w:proofErr w:type="spellStart"/>
      <w:r w:rsidRPr="00007ABF">
        <w:rPr>
          <w:rFonts w:ascii="Menlo" w:hAnsi="Menlo" w:cs="Menlo"/>
          <w:color w:val="94558D"/>
          <w:sz w:val="15"/>
          <w:szCs w:val="15"/>
          <w:lang w:val="en-US"/>
        </w:rPr>
        <w:t>self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>.asymmetry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  <w:t xml:space="preserve">    </w:t>
      </w:r>
      <w:r w:rsidRPr="00007ABF">
        <w:rPr>
          <w:rFonts w:ascii="Menlo" w:hAnsi="Menlo" w:cs="Menlo"/>
          <w:i/>
          <w:iCs/>
          <w:color w:val="808080"/>
          <w:sz w:val="15"/>
          <w:szCs w:val="15"/>
          <w:lang w:val="en-US"/>
        </w:rPr>
        <w:t xml:space="preserve"># </w:t>
      </w:r>
      <w:proofErr w:type="spellStart"/>
      <w:r w:rsidRPr="00007ABF">
        <w:rPr>
          <w:rFonts w:ascii="Menlo" w:hAnsi="Menlo" w:cs="Menlo"/>
          <w:i/>
          <w:iCs/>
          <w:color w:val="808080"/>
          <w:sz w:val="15"/>
          <w:szCs w:val="15"/>
        </w:rPr>
        <w:t>Рассчет</w:t>
      </w:r>
      <w:proofErr w:type="spellEnd"/>
      <w:r w:rsidRPr="00007ABF">
        <w:rPr>
          <w:rFonts w:ascii="Menlo" w:hAnsi="Menlo" w:cs="Menlo"/>
          <w:i/>
          <w:iCs/>
          <w:color w:val="808080"/>
          <w:sz w:val="15"/>
          <w:szCs w:val="15"/>
          <w:lang w:val="en-US"/>
        </w:rPr>
        <w:t xml:space="preserve"> </w:t>
      </w:r>
      <w:r w:rsidRPr="00007ABF">
        <w:rPr>
          <w:rFonts w:ascii="Menlo" w:hAnsi="Menlo" w:cs="Menlo"/>
          <w:i/>
          <w:iCs/>
          <w:color w:val="808080"/>
          <w:sz w:val="15"/>
          <w:szCs w:val="15"/>
        </w:rPr>
        <w:t>коэффициента</w:t>
      </w:r>
      <w:r w:rsidRPr="00007ABF">
        <w:rPr>
          <w:rFonts w:ascii="Menlo" w:hAnsi="Menlo" w:cs="Menlo"/>
          <w:i/>
          <w:iCs/>
          <w:color w:val="808080"/>
          <w:sz w:val="15"/>
          <w:szCs w:val="15"/>
          <w:lang w:val="en-US"/>
        </w:rPr>
        <w:t xml:space="preserve"> </w:t>
      </w:r>
      <w:r w:rsidRPr="00007ABF">
        <w:rPr>
          <w:rFonts w:ascii="Menlo" w:hAnsi="Menlo" w:cs="Menlo"/>
          <w:i/>
          <w:iCs/>
          <w:color w:val="808080"/>
          <w:sz w:val="15"/>
          <w:szCs w:val="15"/>
        </w:rPr>
        <w:t>асимметрии</w:t>
      </w:r>
      <w:r w:rsidRPr="00007ABF">
        <w:rPr>
          <w:rFonts w:ascii="Menlo" w:hAnsi="Menlo" w:cs="Menlo"/>
          <w:i/>
          <w:iCs/>
          <w:color w:val="808080"/>
          <w:sz w:val="15"/>
          <w:szCs w:val="15"/>
          <w:lang w:val="en-US"/>
        </w:rPr>
        <w:br/>
        <w:t xml:space="preserve">    </w:t>
      </w:r>
      <w:r w:rsidRPr="00007ABF">
        <w:rPr>
          <w:rFonts w:ascii="Menlo" w:hAnsi="Menlo" w:cs="Menlo"/>
          <w:b/>
          <w:bCs/>
          <w:color w:val="000080"/>
          <w:sz w:val="15"/>
          <w:szCs w:val="15"/>
          <w:lang w:val="en-US"/>
        </w:rPr>
        <w:t xml:space="preserve">def </w:t>
      </w:r>
      <w:proofErr w:type="spellStart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calculation_asymmetry_coefficient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(</w:t>
      </w:r>
      <w:r w:rsidRPr="00007ABF">
        <w:rPr>
          <w:rFonts w:ascii="Menlo" w:hAnsi="Menlo" w:cs="Menlo"/>
          <w:color w:val="94558D"/>
          <w:sz w:val="15"/>
          <w:szCs w:val="15"/>
          <w:lang w:val="en-US"/>
        </w:rPr>
        <w:t>self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>):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  <w:t xml:space="preserve">        </w:t>
      </w:r>
      <w:r w:rsidRPr="00007ABF">
        <w:rPr>
          <w:rFonts w:ascii="Menlo" w:hAnsi="Menlo" w:cs="Menlo"/>
          <w:b/>
          <w:bCs/>
          <w:color w:val="000080"/>
          <w:sz w:val="15"/>
          <w:szCs w:val="15"/>
          <w:lang w:val="en-US"/>
        </w:rPr>
        <w:t xml:space="preserve">if </w:t>
      </w:r>
      <w:proofErr w:type="spellStart"/>
      <w:r w:rsidRPr="00007ABF">
        <w:rPr>
          <w:rFonts w:ascii="Menlo" w:hAnsi="Menlo" w:cs="Menlo"/>
          <w:color w:val="94558D"/>
          <w:sz w:val="15"/>
          <w:szCs w:val="15"/>
          <w:lang w:val="en-US"/>
        </w:rPr>
        <w:t>self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>.standard_deviation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 xml:space="preserve"> == </w:t>
      </w:r>
      <w:r w:rsidRPr="00007ABF">
        <w:rPr>
          <w:rFonts w:ascii="Menlo" w:hAnsi="Menlo" w:cs="Menlo"/>
          <w:color w:val="0000FF"/>
          <w:sz w:val="15"/>
          <w:szCs w:val="15"/>
          <w:lang w:val="en-US"/>
        </w:rPr>
        <w:t>0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>: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  <w:t xml:space="preserve">            </w:t>
      </w:r>
      <w:proofErr w:type="spellStart"/>
      <w:r w:rsidRPr="00007ABF">
        <w:rPr>
          <w:rFonts w:ascii="Menlo" w:hAnsi="Menlo" w:cs="Menlo"/>
          <w:color w:val="94558D"/>
          <w:sz w:val="15"/>
          <w:szCs w:val="15"/>
          <w:lang w:val="en-US"/>
        </w:rPr>
        <w:t>self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>.calculation_standard_deviation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()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  <w:t xml:space="preserve">        </w:t>
      </w:r>
      <w:r w:rsidRPr="00007ABF">
        <w:rPr>
          <w:rFonts w:ascii="Menlo" w:hAnsi="Menlo" w:cs="Menlo"/>
          <w:b/>
          <w:bCs/>
          <w:color w:val="000080"/>
          <w:sz w:val="15"/>
          <w:szCs w:val="15"/>
          <w:lang w:val="en-US"/>
        </w:rPr>
        <w:t xml:space="preserve">if </w:t>
      </w:r>
      <w:proofErr w:type="spellStart"/>
      <w:r w:rsidRPr="00007ABF">
        <w:rPr>
          <w:rFonts w:ascii="Menlo" w:hAnsi="Menlo" w:cs="Menlo"/>
          <w:color w:val="94558D"/>
          <w:sz w:val="15"/>
          <w:szCs w:val="15"/>
          <w:lang w:val="en-US"/>
        </w:rPr>
        <w:t>self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>.asymmetry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 xml:space="preserve"> == </w:t>
      </w:r>
      <w:r w:rsidRPr="00007ABF">
        <w:rPr>
          <w:rFonts w:ascii="Menlo" w:hAnsi="Menlo" w:cs="Menlo"/>
          <w:color w:val="0000FF"/>
          <w:sz w:val="15"/>
          <w:szCs w:val="15"/>
          <w:lang w:val="en-US"/>
        </w:rPr>
        <w:t>0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>: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  <w:t xml:space="preserve">            </w:t>
      </w:r>
      <w:proofErr w:type="spellStart"/>
      <w:r w:rsidRPr="00007ABF">
        <w:rPr>
          <w:rFonts w:ascii="Menlo" w:hAnsi="Menlo" w:cs="Menlo"/>
          <w:color w:val="94558D"/>
          <w:sz w:val="15"/>
          <w:szCs w:val="15"/>
          <w:lang w:val="en-US"/>
        </w:rPr>
        <w:t>self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>.calculation_asymmetry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()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  <w:t xml:space="preserve">        sigma3 = </w:t>
      </w:r>
      <w:proofErr w:type="spellStart"/>
      <w:r w:rsidRPr="00007ABF">
        <w:rPr>
          <w:rFonts w:ascii="Menlo" w:hAnsi="Menlo" w:cs="Menlo"/>
          <w:color w:val="94558D"/>
          <w:sz w:val="15"/>
          <w:szCs w:val="15"/>
          <w:lang w:val="en-US"/>
        </w:rPr>
        <w:t>self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>.standard_deviation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 xml:space="preserve"> * </w:t>
      </w:r>
      <w:proofErr w:type="spellStart"/>
      <w:r w:rsidRPr="00007ABF">
        <w:rPr>
          <w:rFonts w:ascii="Menlo" w:hAnsi="Menlo" w:cs="Menlo"/>
          <w:color w:val="94558D"/>
          <w:sz w:val="15"/>
          <w:szCs w:val="15"/>
          <w:lang w:val="en-US"/>
        </w:rPr>
        <w:t>self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>.standard_deviation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 xml:space="preserve"> * </w:t>
      </w:r>
      <w:proofErr w:type="spellStart"/>
      <w:r w:rsidRPr="00007ABF">
        <w:rPr>
          <w:rFonts w:ascii="Menlo" w:hAnsi="Menlo" w:cs="Menlo"/>
          <w:color w:val="94558D"/>
          <w:sz w:val="15"/>
          <w:szCs w:val="15"/>
          <w:lang w:val="en-US"/>
        </w:rPr>
        <w:t>self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>.standard_deviation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  <w:t xml:space="preserve">        </w:t>
      </w:r>
      <w:proofErr w:type="spellStart"/>
      <w:r w:rsidRPr="00007ABF">
        <w:rPr>
          <w:rFonts w:ascii="Menlo" w:hAnsi="Menlo" w:cs="Menlo"/>
          <w:color w:val="94558D"/>
          <w:sz w:val="15"/>
          <w:szCs w:val="15"/>
          <w:lang w:val="en-US"/>
        </w:rPr>
        <w:t>self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>.asymmetry_coefficient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 xml:space="preserve"> = </w:t>
      </w:r>
      <w:proofErr w:type="spellStart"/>
      <w:r w:rsidRPr="00007ABF">
        <w:rPr>
          <w:rFonts w:ascii="Menlo" w:hAnsi="Menlo" w:cs="Menlo"/>
          <w:color w:val="94558D"/>
          <w:sz w:val="15"/>
          <w:szCs w:val="15"/>
          <w:lang w:val="en-US"/>
        </w:rPr>
        <w:t>self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>.asymmetry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 xml:space="preserve"> / sigma3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  <w:t xml:space="preserve">        </w:t>
      </w:r>
      <w:r w:rsidRPr="00007ABF">
        <w:rPr>
          <w:rFonts w:ascii="Menlo" w:hAnsi="Menlo" w:cs="Menlo"/>
          <w:b/>
          <w:bCs/>
          <w:color w:val="000080"/>
          <w:sz w:val="15"/>
          <w:szCs w:val="15"/>
          <w:lang w:val="en-US"/>
        </w:rPr>
        <w:t xml:space="preserve">return </w:t>
      </w:r>
      <w:proofErr w:type="spellStart"/>
      <w:r w:rsidRPr="00007ABF">
        <w:rPr>
          <w:rFonts w:ascii="Menlo" w:hAnsi="Menlo" w:cs="Menlo"/>
          <w:color w:val="94558D"/>
          <w:sz w:val="15"/>
          <w:szCs w:val="15"/>
          <w:lang w:val="en-US"/>
        </w:rPr>
        <w:t>self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>.asymmetry_coefficient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  <w:t xml:space="preserve">    </w:t>
      </w:r>
      <w:r w:rsidRPr="00007ABF">
        <w:rPr>
          <w:rFonts w:ascii="Menlo" w:hAnsi="Menlo" w:cs="Menlo"/>
          <w:i/>
          <w:iCs/>
          <w:color w:val="808080"/>
          <w:sz w:val="15"/>
          <w:szCs w:val="15"/>
          <w:lang w:val="en-US"/>
        </w:rPr>
        <w:t xml:space="preserve"># </w:t>
      </w:r>
      <w:proofErr w:type="spellStart"/>
      <w:r w:rsidRPr="00007ABF">
        <w:rPr>
          <w:rFonts w:ascii="Menlo" w:hAnsi="Menlo" w:cs="Menlo"/>
          <w:i/>
          <w:iCs/>
          <w:color w:val="808080"/>
          <w:sz w:val="15"/>
          <w:szCs w:val="15"/>
        </w:rPr>
        <w:t>Рассчет</w:t>
      </w:r>
      <w:proofErr w:type="spellEnd"/>
      <w:r w:rsidRPr="00007ABF">
        <w:rPr>
          <w:rFonts w:ascii="Menlo" w:hAnsi="Menlo" w:cs="Menlo"/>
          <w:i/>
          <w:iCs/>
          <w:color w:val="808080"/>
          <w:sz w:val="15"/>
          <w:szCs w:val="15"/>
          <w:lang w:val="en-US"/>
        </w:rPr>
        <w:t xml:space="preserve"> </w:t>
      </w:r>
      <w:r w:rsidRPr="00007ABF">
        <w:rPr>
          <w:rFonts w:ascii="Menlo" w:hAnsi="Menlo" w:cs="Menlo"/>
          <w:i/>
          <w:iCs/>
          <w:color w:val="808080"/>
          <w:sz w:val="15"/>
          <w:szCs w:val="15"/>
        </w:rPr>
        <w:t>эксцесса</w:t>
      </w:r>
      <w:r w:rsidRPr="00007ABF">
        <w:rPr>
          <w:rFonts w:ascii="Menlo" w:hAnsi="Menlo" w:cs="Menlo"/>
          <w:i/>
          <w:iCs/>
          <w:color w:val="808080"/>
          <w:sz w:val="15"/>
          <w:szCs w:val="15"/>
          <w:lang w:val="en-US"/>
        </w:rPr>
        <w:br/>
        <w:t xml:space="preserve">    </w:t>
      </w:r>
      <w:r w:rsidRPr="00007ABF">
        <w:rPr>
          <w:rFonts w:ascii="Menlo" w:hAnsi="Menlo" w:cs="Menlo"/>
          <w:b/>
          <w:bCs/>
          <w:color w:val="000080"/>
          <w:sz w:val="15"/>
          <w:szCs w:val="15"/>
          <w:lang w:val="en-US"/>
        </w:rPr>
        <w:t xml:space="preserve">def </w:t>
      </w:r>
      <w:proofErr w:type="spellStart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calculation_excess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(</w:t>
      </w:r>
      <w:r w:rsidRPr="00007ABF">
        <w:rPr>
          <w:rFonts w:ascii="Menlo" w:hAnsi="Menlo" w:cs="Menlo"/>
          <w:color w:val="94558D"/>
          <w:sz w:val="15"/>
          <w:szCs w:val="15"/>
          <w:lang w:val="en-US"/>
        </w:rPr>
        <w:t>self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>):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  <w:t xml:space="preserve">        </w:t>
      </w:r>
      <w:r w:rsidRPr="00007ABF">
        <w:rPr>
          <w:rFonts w:ascii="Menlo" w:hAnsi="Menlo" w:cs="Menlo"/>
          <w:b/>
          <w:bCs/>
          <w:color w:val="000080"/>
          <w:sz w:val="15"/>
          <w:szCs w:val="15"/>
          <w:lang w:val="en-US"/>
        </w:rPr>
        <w:t xml:space="preserve">if </w:t>
      </w:r>
      <w:proofErr w:type="spellStart"/>
      <w:r w:rsidRPr="00007ABF">
        <w:rPr>
          <w:rFonts w:ascii="Menlo" w:hAnsi="Menlo" w:cs="Menlo"/>
          <w:color w:val="94558D"/>
          <w:sz w:val="15"/>
          <w:szCs w:val="15"/>
          <w:lang w:val="en-US"/>
        </w:rPr>
        <w:t>self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>.average_value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 xml:space="preserve"> == </w:t>
      </w:r>
      <w:r w:rsidRPr="00007ABF">
        <w:rPr>
          <w:rFonts w:ascii="Menlo" w:hAnsi="Menlo" w:cs="Menlo"/>
          <w:color w:val="0000FF"/>
          <w:sz w:val="15"/>
          <w:szCs w:val="15"/>
          <w:lang w:val="en-US"/>
        </w:rPr>
        <w:t>0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>: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  <w:t xml:space="preserve">            </w:t>
      </w:r>
      <w:proofErr w:type="spellStart"/>
      <w:r w:rsidRPr="00007ABF">
        <w:rPr>
          <w:rFonts w:ascii="Menlo" w:hAnsi="Menlo" w:cs="Menlo"/>
          <w:color w:val="94558D"/>
          <w:sz w:val="15"/>
          <w:szCs w:val="15"/>
          <w:lang w:val="en-US"/>
        </w:rPr>
        <w:t>self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>.calculation_average_value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()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  <w:t xml:space="preserve">        </w:t>
      </w:r>
      <w:proofErr w:type="spellStart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sum_of_values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 xml:space="preserve"> = </w:t>
      </w:r>
      <w:r w:rsidRPr="00007ABF">
        <w:rPr>
          <w:rFonts w:ascii="Menlo" w:hAnsi="Menlo" w:cs="Menlo"/>
          <w:color w:val="0000FF"/>
          <w:sz w:val="15"/>
          <w:szCs w:val="15"/>
          <w:lang w:val="en-US"/>
        </w:rPr>
        <w:t>0</w:t>
      </w:r>
      <w:r w:rsidRPr="00007ABF">
        <w:rPr>
          <w:rFonts w:ascii="Menlo" w:hAnsi="Menlo" w:cs="Menlo"/>
          <w:color w:val="0000FF"/>
          <w:sz w:val="15"/>
          <w:szCs w:val="15"/>
          <w:lang w:val="en-US"/>
        </w:rPr>
        <w:br/>
      </w:r>
      <w:r w:rsidRPr="00007ABF">
        <w:rPr>
          <w:rFonts w:ascii="Menlo" w:hAnsi="Menlo" w:cs="Menlo"/>
          <w:color w:val="0000FF"/>
          <w:sz w:val="15"/>
          <w:szCs w:val="15"/>
          <w:lang w:val="en-US"/>
        </w:rPr>
        <w:br/>
        <w:t xml:space="preserve">        </w:t>
      </w:r>
      <w:r w:rsidRPr="00007ABF">
        <w:rPr>
          <w:rFonts w:ascii="Menlo" w:hAnsi="Menlo" w:cs="Menlo"/>
          <w:b/>
          <w:bCs/>
          <w:color w:val="000080"/>
          <w:sz w:val="15"/>
          <w:szCs w:val="15"/>
          <w:lang w:val="en-US"/>
        </w:rPr>
        <w:t xml:space="preserve">for </w:t>
      </w:r>
      <w:proofErr w:type="spellStart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i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 xml:space="preserve"> </w:t>
      </w:r>
      <w:r w:rsidRPr="00007ABF">
        <w:rPr>
          <w:rFonts w:ascii="Menlo" w:hAnsi="Menlo" w:cs="Menlo"/>
          <w:b/>
          <w:bCs/>
          <w:color w:val="000080"/>
          <w:sz w:val="15"/>
          <w:szCs w:val="15"/>
          <w:lang w:val="en-US"/>
        </w:rPr>
        <w:t xml:space="preserve">in </w:t>
      </w:r>
      <w:r w:rsidRPr="00007ABF">
        <w:rPr>
          <w:rFonts w:ascii="Menlo" w:hAnsi="Menlo" w:cs="Menlo"/>
          <w:color w:val="000080"/>
          <w:sz w:val="15"/>
          <w:szCs w:val="15"/>
          <w:lang w:val="en-US"/>
        </w:rPr>
        <w:t>range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>(</w:t>
      </w:r>
      <w:proofErr w:type="spellStart"/>
      <w:r w:rsidRPr="00007ABF">
        <w:rPr>
          <w:rFonts w:ascii="Menlo" w:hAnsi="Menlo" w:cs="Menlo"/>
          <w:color w:val="94558D"/>
          <w:sz w:val="15"/>
          <w:szCs w:val="15"/>
          <w:lang w:val="en-US"/>
        </w:rPr>
        <w:t>self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>.model.n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):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  <w:t xml:space="preserve">            </w:t>
      </w:r>
      <w:proofErr w:type="spellStart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temp_value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 xml:space="preserve"> = (</w:t>
      </w:r>
      <w:proofErr w:type="spellStart"/>
      <w:r w:rsidRPr="00007ABF">
        <w:rPr>
          <w:rFonts w:ascii="Menlo" w:hAnsi="Menlo" w:cs="Menlo"/>
          <w:color w:val="94558D"/>
          <w:sz w:val="15"/>
          <w:szCs w:val="15"/>
          <w:lang w:val="en-US"/>
        </w:rPr>
        <w:t>self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>.model.y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[</w:t>
      </w:r>
      <w:proofErr w:type="spellStart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i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 xml:space="preserve">] - </w:t>
      </w:r>
      <w:proofErr w:type="spellStart"/>
      <w:r w:rsidRPr="00007ABF">
        <w:rPr>
          <w:rFonts w:ascii="Menlo" w:hAnsi="Menlo" w:cs="Menlo"/>
          <w:color w:val="94558D"/>
          <w:sz w:val="15"/>
          <w:szCs w:val="15"/>
          <w:lang w:val="en-US"/>
        </w:rPr>
        <w:t>self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>.average_value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)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  <w:t xml:space="preserve">            </w:t>
      </w:r>
      <w:proofErr w:type="spellStart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temp_value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 xml:space="preserve"> = </w:t>
      </w:r>
      <w:proofErr w:type="spellStart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temp_value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 xml:space="preserve"> ** </w:t>
      </w:r>
      <w:r w:rsidRPr="00007ABF">
        <w:rPr>
          <w:rFonts w:ascii="Menlo" w:hAnsi="Menlo" w:cs="Menlo"/>
          <w:color w:val="0000FF"/>
          <w:sz w:val="15"/>
          <w:szCs w:val="15"/>
          <w:lang w:val="en-US"/>
        </w:rPr>
        <w:t xml:space="preserve">4  </w:t>
      </w:r>
      <w:r w:rsidRPr="00007ABF">
        <w:rPr>
          <w:rFonts w:ascii="Menlo" w:hAnsi="Menlo" w:cs="Menlo"/>
          <w:i/>
          <w:iCs/>
          <w:color w:val="808080"/>
          <w:sz w:val="15"/>
          <w:szCs w:val="15"/>
          <w:lang w:val="en-US"/>
        </w:rPr>
        <w:t xml:space="preserve"># </w:t>
      </w:r>
      <w:r w:rsidRPr="00007ABF">
        <w:rPr>
          <w:rFonts w:ascii="Menlo" w:hAnsi="Menlo" w:cs="Menlo"/>
          <w:i/>
          <w:iCs/>
          <w:color w:val="808080"/>
          <w:sz w:val="15"/>
          <w:szCs w:val="15"/>
        </w:rPr>
        <w:t>Возведение</w:t>
      </w:r>
      <w:r w:rsidRPr="00007ABF">
        <w:rPr>
          <w:rFonts w:ascii="Menlo" w:hAnsi="Menlo" w:cs="Menlo"/>
          <w:i/>
          <w:iCs/>
          <w:color w:val="808080"/>
          <w:sz w:val="15"/>
          <w:szCs w:val="15"/>
          <w:lang w:val="en-US"/>
        </w:rPr>
        <w:t xml:space="preserve"> </w:t>
      </w:r>
      <w:r w:rsidRPr="00007ABF">
        <w:rPr>
          <w:rFonts w:ascii="Menlo" w:hAnsi="Menlo" w:cs="Menlo"/>
          <w:i/>
          <w:iCs/>
          <w:color w:val="808080"/>
          <w:sz w:val="15"/>
          <w:szCs w:val="15"/>
        </w:rPr>
        <w:t>в</w:t>
      </w:r>
      <w:r w:rsidRPr="00007ABF">
        <w:rPr>
          <w:rFonts w:ascii="Menlo" w:hAnsi="Menlo" w:cs="Menlo"/>
          <w:i/>
          <w:iCs/>
          <w:color w:val="808080"/>
          <w:sz w:val="15"/>
          <w:szCs w:val="15"/>
          <w:lang w:val="en-US"/>
        </w:rPr>
        <w:t xml:space="preserve"> </w:t>
      </w:r>
      <w:r w:rsidRPr="00007ABF">
        <w:rPr>
          <w:rFonts w:ascii="Menlo" w:hAnsi="Menlo" w:cs="Menlo"/>
          <w:i/>
          <w:iCs/>
          <w:color w:val="808080"/>
          <w:sz w:val="15"/>
          <w:szCs w:val="15"/>
        </w:rPr>
        <w:t>степень</w:t>
      </w:r>
      <w:r w:rsidRPr="00007ABF">
        <w:rPr>
          <w:rFonts w:ascii="Menlo" w:hAnsi="Menlo" w:cs="Menlo"/>
          <w:i/>
          <w:iCs/>
          <w:color w:val="808080"/>
          <w:sz w:val="15"/>
          <w:szCs w:val="15"/>
          <w:lang w:val="en-US"/>
        </w:rPr>
        <w:t xml:space="preserve"> 4</w:t>
      </w:r>
      <w:r w:rsidRPr="00007ABF">
        <w:rPr>
          <w:rFonts w:ascii="Menlo" w:hAnsi="Menlo" w:cs="Menlo"/>
          <w:i/>
          <w:iCs/>
          <w:color w:val="808080"/>
          <w:sz w:val="15"/>
          <w:szCs w:val="15"/>
          <w:lang w:val="en-US"/>
        </w:rPr>
        <w:br/>
        <w:t xml:space="preserve">            </w:t>
      </w:r>
      <w:proofErr w:type="spellStart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sum_of_values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 xml:space="preserve"> = </w:t>
      </w:r>
      <w:proofErr w:type="spellStart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sum_of_values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 xml:space="preserve"> + </w:t>
      </w:r>
      <w:proofErr w:type="spellStart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temp_value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  <w:t xml:space="preserve">        </w:t>
      </w:r>
      <w:proofErr w:type="spellStart"/>
      <w:r w:rsidRPr="00007ABF">
        <w:rPr>
          <w:rFonts w:ascii="Menlo" w:hAnsi="Menlo" w:cs="Menlo"/>
          <w:color w:val="94558D"/>
          <w:sz w:val="15"/>
          <w:szCs w:val="15"/>
          <w:lang w:val="en-US"/>
        </w:rPr>
        <w:t>self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>.excess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 xml:space="preserve"> = </w:t>
      </w:r>
      <w:proofErr w:type="spellStart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sum_of_values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 xml:space="preserve"> / </w:t>
      </w:r>
      <w:proofErr w:type="spellStart"/>
      <w:r w:rsidRPr="00007ABF">
        <w:rPr>
          <w:rFonts w:ascii="Menlo" w:hAnsi="Menlo" w:cs="Menlo"/>
          <w:color w:val="94558D"/>
          <w:sz w:val="15"/>
          <w:szCs w:val="15"/>
          <w:lang w:val="en-US"/>
        </w:rPr>
        <w:t>self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>.model.n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  <w:t xml:space="preserve">        </w:t>
      </w:r>
      <w:r w:rsidRPr="00007ABF">
        <w:rPr>
          <w:rFonts w:ascii="Menlo" w:hAnsi="Menlo" w:cs="Menlo"/>
          <w:b/>
          <w:bCs/>
          <w:color w:val="000080"/>
          <w:sz w:val="15"/>
          <w:szCs w:val="15"/>
          <w:lang w:val="en-US"/>
        </w:rPr>
        <w:t xml:space="preserve">return </w:t>
      </w:r>
      <w:proofErr w:type="spellStart"/>
      <w:r w:rsidRPr="00007ABF">
        <w:rPr>
          <w:rFonts w:ascii="Menlo" w:hAnsi="Menlo" w:cs="Menlo"/>
          <w:color w:val="94558D"/>
          <w:sz w:val="15"/>
          <w:szCs w:val="15"/>
          <w:lang w:val="en-US"/>
        </w:rPr>
        <w:t>self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>.excess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  <w:t xml:space="preserve">    </w:t>
      </w:r>
      <w:r w:rsidRPr="00007ABF">
        <w:rPr>
          <w:rFonts w:ascii="Menlo" w:hAnsi="Menlo" w:cs="Menlo"/>
          <w:i/>
          <w:iCs/>
          <w:color w:val="808080"/>
          <w:sz w:val="15"/>
          <w:szCs w:val="15"/>
          <w:lang w:val="en-US"/>
        </w:rPr>
        <w:t xml:space="preserve"># </w:t>
      </w:r>
      <w:proofErr w:type="spellStart"/>
      <w:r w:rsidRPr="00007ABF">
        <w:rPr>
          <w:rFonts w:ascii="Menlo" w:hAnsi="Menlo" w:cs="Menlo"/>
          <w:i/>
          <w:iCs/>
          <w:color w:val="808080"/>
          <w:sz w:val="15"/>
          <w:szCs w:val="15"/>
        </w:rPr>
        <w:t>Рассчет</w:t>
      </w:r>
      <w:proofErr w:type="spellEnd"/>
      <w:r w:rsidRPr="00007ABF">
        <w:rPr>
          <w:rFonts w:ascii="Menlo" w:hAnsi="Menlo" w:cs="Menlo"/>
          <w:i/>
          <w:iCs/>
          <w:color w:val="808080"/>
          <w:sz w:val="15"/>
          <w:szCs w:val="15"/>
          <w:lang w:val="en-US"/>
        </w:rPr>
        <w:t xml:space="preserve"> </w:t>
      </w:r>
      <w:proofErr w:type="spellStart"/>
      <w:r w:rsidRPr="00007ABF">
        <w:rPr>
          <w:rFonts w:ascii="Menlo" w:hAnsi="Menlo" w:cs="Menlo"/>
          <w:i/>
          <w:iCs/>
          <w:color w:val="808080"/>
          <w:sz w:val="15"/>
          <w:szCs w:val="15"/>
        </w:rPr>
        <w:t>куртозис</w:t>
      </w:r>
      <w:proofErr w:type="spellEnd"/>
      <w:r w:rsidRPr="00007ABF">
        <w:rPr>
          <w:rFonts w:ascii="Menlo" w:hAnsi="Menlo" w:cs="Menlo"/>
          <w:i/>
          <w:iCs/>
          <w:color w:val="808080"/>
          <w:sz w:val="15"/>
          <w:szCs w:val="15"/>
          <w:lang w:val="en-US"/>
        </w:rPr>
        <w:br/>
        <w:t xml:space="preserve">    </w:t>
      </w:r>
      <w:r w:rsidRPr="00007ABF">
        <w:rPr>
          <w:rFonts w:ascii="Menlo" w:hAnsi="Menlo" w:cs="Menlo"/>
          <w:b/>
          <w:bCs/>
          <w:color w:val="000080"/>
          <w:sz w:val="15"/>
          <w:szCs w:val="15"/>
          <w:lang w:val="en-US"/>
        </w:rPr>
        <w:t xml:space="preserve">def </w:t>
      </w:r>
      <w:proofErr w:type="spellStart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calculation_kurtosis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(</w:t>
      </w:r>
      <w:r w:rsidRPr="00007ABF">
        <w:rPr>
          <w:rFonts w:ascii="Menlo" w:hAnsi="Menlo" w:cs="Menlo"/>
          <w:color w:val="94558D"/>
          <w:sz w:val="15"/>
          <w:szCs w:val="15"/>
          <w:lang w:val="en-US"/>
        </w:rPr>
        <w:t>self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>):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  <w:t xml:space="preserve">        </w:t>
      </w:r>
      <w:r w:rsidRPr="00007ABF">
        <w:rPr>
          <w:rFonts w:ascii="Menlo" w:hAnsi="Menlo" w:cs="Menlo"/>
          <w:b/>
          <w:bCs/>
          <w:color w:val="000080"/>
          <w:sz w:val="15"/>
          <w:szCs w:val="15"/>
          <w:lang w:val="en-US"/>
        </w:rPr>
        <w:t xml:space="preserve">if </w:t>
      </w:r>
      <w:proofErr w:type="spellStart"/>
      <w:r w:rsidRPr="00007ABF">
        <w:rPr>
          <w:rFonts w:ascii="Menlo" w:hAnsi="Menlo" w:cs="Menlo"/>
          <w:color w:val="94558D"/>
          <w:sz w:val="15"/>
          <w:szCs w:val="15"/>
          <w:lang w:val="en-US"/>
        </w:rPr>
        <w:t>self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>.standard_deviation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 xml:space="preserve"> == </w:t>
      </w:r>
      <w:r w:rsidRPr="00007ABF">
        <w:rPr>
          <w:rFonts w:ascii="Menlo" w:hAnsi="Menlo" w:cs="Menlo"/>
          <w:color w:val="0000FF"/>
          <w:sz w:val="15"/>
          <w:szCs w:val="15"/>
          <w:lang w:val="en-US"/>
        </w:rPr>
        <w:t>0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>: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  <w:t xml:space="preserve">            </w:t>
      </w:r>
      <w:proofErr w:type="spellStart"/>
      <w:r w:rsidRPr="00007ABF">
        <w:rPr>
          <w:rFonts w:ascii="Menlo" w:hAnsi="Menlo" w:cs="Menlo"/>
          <w:color w:val="94558D"/>
          <w:sz w:val="15"/>
          <w:szCs w:val="15"/>
          <w:lang w:val="en-US"/>
        </w:rPr>
        <w:t>self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>.calculation_standard_deviation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()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  <w:t xml:space="preserve">        </w:t>
      </w:r>
      <w:r w:rsidRPr="00007ABF">
        <w:rPr>
          <w:rFonts w:ascii="Menlo" w:hAnsi="Menlo" w:cs="Menlo"/>
          <w:b/>
          <w:bCs/>
          <w:color w:val="000080"/>
          <w:sz w:val="15"/>
          <w:szCs w:val="15"/>
          <w:lang w:val="en-US"/>
        </w:rPr>
        <w:t xml:space="preserve">if </w:t>
      </w:r>
      <w:proofErr w:type="spellStart"/>
      <w:r w:rsidRPr="00007ABF">
        <w:rPr>
          <w:rFonts w:ascii="Menlo" w:hAnsi="Menlo" w:cs="Menlo"/>
          <w:color w:val="94558D"/>
          <w:sz w:val="15"/>
          <w:szCs w:val="15"/>
          <w:lang w:val="en-US"/>
        </w:rPr>
        <w:t>self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>.excess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 xml:space="preserve"> == </w:t>
      </w:r>
      <w:r w:rsidRPr="00007ABF">
        <w:rPr>
          <w:rFonts w:ascii="Menlo" w:hAnsi="Menlo" w:cs="Menlo"/>
          <w:color w:val="0000FF"/>
          <w:sz w:val="15"/>
          <w:szCs w:val="15"/>
          <w:lang w:val="en-US"/>
        </w:rPr>
        <w:t>0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>: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  <w:t xml:space="preserve">            </w:t>
      </w:r>
      <w:proofErr w:type="spellStart"/>
      <w:r w:rsidRPr="00007ABF">
        <w:rPr>
          <w:rFonts w:ascii="Menlo" w:hAnsi="Menlo" w:cs="Menlo"/>
          <w:color w:val="94558D"/>
          <w:sz w:val="15"/>
          <w:szCs w:val="15"/>
          <w:lang w:val="en-US"/>
        </w:rPr>
        <w:t>self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>.calculation_excess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()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  <w:t xml:space="preserve">        kurtosis = </w:t>
      </w:r>
      <w:proofErr w:type="spellStart"/>
      <w:r w:rsidRPr="00007ABF">
        <w:rPr>
          <w:rFonts w:ascii="Menlo" w:hAnsi="Menlo" w:cs="Menlo"/>
          <w:color w:val="94558D"/>
          <w:sz w:val="15"/>
          <w:szCs w:val="15"/>
          <w:lang w:val="en-US"/>
        </w:rPr>
        <w:t>self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>.excess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 xml:space="preserve"> / </w:t>
      </w:r>
      <w:proofErr w:type="spellStart"/>
      <w:r w:rsidRPr="00007ABF">
        <w:rPr>
          <w:rFonts w:ascii="Menlo" w:hAnsi="Menlo" w:cs="Menlo"/>
          <w:color w:val="94558D"/>
          <w:sz w:val="15"/>
          <w:szCs w:val="15"/>
          <w:lang w:val="en-US"/>
        </w:rPr>
        <w:t>self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>.standard_deviation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 xml:space="preserve"> ** </w:t>
      </w:r>
      <w:r w:rsidRPr="00007ABF">
        <w:rPr>
          <w:rFonts w:ascii="Menlo" w:hAnsi="Menlo" w:cs="Menlo"/>
          <w:color w:val="0000FF"/>
          <w:sz w:val="15"/>
          <w:szCs w:val="15"/>
          <w:lang w:val="en-US"/>
        </w:rPr>
        <w:t>4</w:t>
      </w:r>
      <w:r w:rsidRPr="00007ABF">
        <w:rPr>
          <w:rFonts w:ascii="Menlo" w:hAnsi="Menlo" w:cs="Menlo"/>
          <w:color w:val="0000FF"/>
          <w:sz w:val="15"/>
          <w:szCs w:val="15"/>
          <w:lang w:val="en-US"/>
        </w:rPr>
        <w:br/>
        <w:t xml:space="preserve">        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 xml:space="preserve">kurtosis = kurtosis - </w:t>
      </w:r>
      <w:r w:rsidRPr="00007ABF">
        <w:rPr>
          <w:rFonts w:ascii="Menlo" w:hAnsi="Menlo" w:cs="Menlo"/>
          <w:color w:val="0000FF"/>
          <w:sz w:val="15"/>
          <w:szCs w:val="15"/>
          <w:lang w:val="en-US"/>
        </w:rPr>
        <w:t>3</w:t>
      </w:r>
      <w:r w:rsidRPr="00007ABF">
        <w:rPr>
          <w:rFonts w:ascii="Menlo" w:hAnsi="Menlo" w:cs="Menlo"/>
          <w:color w:val="0000FF"/>
          <w:sz w:val="15"/>
          <w:szCs w:val="15"/>
          <w:lang w:val="en-US"/>
        </w:rPr>
        <w:br/>
      </w:r>
      <w:r w:rsidRPr="00007ABF">
        <w:rPr>
          <w:rFonts w:ascii="Menlo" w:hAnsi="Menlo" w:cs="Menlo"/>
          <w:color w:val="0000FF"/>
          <w:sz w:val="15"/>
          <w:szCs w:val="15"/>
          <w:lang w:val="en-US"/>
        </w:rPr>
        <w:br/>
        <w:t xml:space="preserve">        </w:t>
      </w:r>
      <w:r w:rsidRPr="00007ABF">
        <w:rPr>
          <w:rFonts w:ascii="Menlo" w:hAnsi="Menlo" w:cs="Menlo"/>
          <w:b/>
          <w:bCs/>
          <w:color w:val="000080"/>
          <w:sz w:val="15"/>
          <w:szCs w:val="15"/>
          <w:lang w:val="en-US"/>
        </w:rPr>
        <w:t xml:space="preserve">return 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>kurtosis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  <w:t xml:space="preserve">    </w:t>
      </w:r>
      <w:r w:rsidRPr="00007ABF">
        <w:rPr>
          <w:rFonts w:ascii="Menlo" w:hAnsi="Menlo" w:cs="Menlo"/>
          <w:i/>
          <w:iCs/>
          <w:color w:val="808080"/>
          <w:sz w:val="15"/>
          <w:szCs w:val="15"/>
          <w:lang w:val="en-US"/>
        </w:rPr>
        <w:t xml:space="preserve"># </w:t>
      </w:r>
      <w:proofErr w:type="spellStart"/>
      <w:r w:rsidRPr="00007ABF">
        <w:rPr>
          <w:rFonts w:ascii="Menlo" w:hAnsi="Menlo" w:cs="Menlo"/>
          <w:i/>
          <w:iCs/>
          <w:color w:val="808080"/>
          <w:sz w:val="15"/>
          <w:szCs w:val="15"/>
        </w:rPr>
        <w:t>Рассчет</w:t>
      </w:r>
      <w:proofErr w:type="spellEnd"/>
      <w:r w:rsidRPr="00007ABF">
        <w:rPr>
          <w:rFonts w:ascii="Menlo" w:hAnsi="Menlo" w:cs="Menlo"/>
          <w:i/>
          <w:iCs/>
          <w:color w:val="808080"/>
          <w:sz w:val="15"/>
          <w:szCs w:val="15"/>
          <w:lang w:val="en-US"/>
        </w:rPr>
        <w:t xml:space="preserve"> </w:t>
      </w:r>
      <w:r w:rsidRPr="00007ABF">
        <w:rPr>
          <w:rFonts w:ascii="Menlo" w:hAnsi="Menlo" w:cs="Menlo"/>
          <w:i/>
          <w:iCs/>
          <w:color w:val="808080"/>
          <w:sz w:val="15"/>
          <w:szCs w:val="15"/>
        </w:rPr>
        <w:t>стандартного</w:t>
      </w:r>
      <w:r w:rsidRPr="00007ABF">
        <w:rPr>
          <w:rFonts w:ascii="Menlo" w:hAnsi="Menlo" w:cs="Menlo"/>
          <w:i/>
          <w:iCs/>
          <w:color w:val="808080"/>
          <w:sz w:val="15"/>
          <w:szCs w:val="15"/>
          <w:lang w:val="en-US"/>
        </w:rPr>
        <w:t xml:space="preserve"> </w:t>
      </w:r>
      <w:proofErr w:type="spellStart"/>
      <w:r w:rsidRPr="00007ABF">
        <w:rPr>
          <w:rFonts w:ascii="Menlo" w:hAnsi="Menlo" w:cs="Menlo"/>
          <w:i/>
          <w:iCs/>
          <w:color w:val="808080"/>
          <w:sz w:val="15"/>
          <w:szCs w:val="15"/>
        </w:rPr>
        <w:t>коэфициента</w:t>
      </w:r>
      <w:proofErr w:type="spellEnd"/>
      <w:r w:rsidRPr="00007ABF">
        <w:rPr>
          <w:rFonts w:ascii="Menlo" w:hAnsi="Menlo" w:cs="Menlo"/>
          <w:i/>
          <w:iCs/>
          <w:color w:val="808080"/>
          <w:sz w:val="15"/>
          <w:szCs w:val="15"/>
          <w:lang w:val="en-US"/>
        </w:rPr>
        <w:br/>
        <w:t xml:space="preserve">    </w:t>
      </w:r>
      <w:r w:rsidRPr="00007ABF">
        <w:rPr>
          <w:rFonts w:ascii="Menlo" w:hAnsi="Menlo" w:cs="Menlo"/>
          <w:b/>
          <w:bCs/>
          <w:color w:val="000080"/>
          <w:sz w:val="15"/>
          <w:szCs w:val="15"/>
          <w:lang w:val="en-US"/>
        </w:rPr>
        <w:t xml:space="preserve">def </w:t>
      </w:r>
      <w:proofErr w:type="spellStart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calculation_standard_ratio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(</w:t>
      </w:r>
      <w:r w:rsidRPr="00007ABF">
        <w:rPr>
          <w:rFonts w:ascii="Menlo" w:hAnsi="Menlo" w:cs="Menlo"/>
          <w:color w:val="94558D"/>
          <w:sz w:val="15"/>
          <w:szCs w:val="15"/>
          <w:lang w:val="en-US"/>
        </w:rPr>
        <w:t>self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>):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lastRenderedPageBreak/>
        <w:t xml:space="preserve">        </w:t>
      </w:r>
      <w:proofErr w:type="spellStart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sum_of_values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 xml:space="preserve"> = </w:t>
      </w:r>
      <w:r w:rsidRPr="00007ABF">
        <w:rPr>
          <w:rFonts w:ascii="Menlo" w:hAnsi="Menlo" w:cs="Menlo"/>
          <w:color w:val="0000FF"/>
          <w:sz w:val="15"/>
          <w:szCs w:val="15"/>
          <w:lang w:val="en-US"/>
        </w:rPr>
        <w:t>0</w:t>
      </w:r>
      <w:r w:rsidRPr="00007ABF">
        <w:rPr>
          <w:rFonts w:ascii="Menlo" w:hAnsi="Menlo" w:cs="Menlo"/>
          <w:color w:val="0000FF"/>
          <w:sz w:val="15"/>
          <w:szCs w:val="15"/>
          <w:lang w:val="en-US"/>
        </w:rPr>
        <w:br/>
      </w:r>
      <w:r w:rsidRPr="00007ABF">
        <w:rPr>
          <w:rFonts w:ascii="Menlo" w:hAnsi="Menlo" w:cs="Menlo"/>
          <w:color w:val="0000FF"/>
          <w:sz w:val="15"/>
          <w:szCs w:val="15"/>
          <w:lang w:val="en-US"/>
        </w:rPr>
        <w:br/>
        <w:t xml:space="preserve">        </w:t>
      </w:r>
      <w:r w:rsidRPr="00007ABF">
        <w:rPr>
          <w:rFonts w:ascii="Menlo" w:hAnsi="Menlo" w:cs="Menlo"/>
          <w:b/>
          <w:bCs/>
          <w:color w:val="000080"/>
          <w:sz w:val="15"/>
          <w:szCs w:val="15"/>
          <w:lang w:val="en-US"/>
        </w:rPr>
        <w:t xml:space="preserve">for </w:t>
      </w:r>
      <w:proofErr w:type="spellStart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i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 xml:space="preserve"> </w:t>
      </w:r>
      <w:r w:rsidRPr="00007ABF">
        <w:rPr>
          <w:rFonts w:ascii="Menlo" w:hAnsi="Menlo" w:cs="Menlo"/>
          <w:b/>
          <w:bCs/>
          <w:color w:val="000080"/>
          <w:sz w:val="15"/>
          <w:szCs w:val="15"/>
          <w:lang w:val="en-US"/>
        </w:rPr>
        <w:t xml:space="preserve">in </w:t>
      </w:r>
      <w:r w:rsidRPr="00007ABF">
        <w:rPr>
          <w:rFonts w:ascii="Menlo" w:hAnsi="Menlo" w:cs="Menlo"/>
          <w:color w:val="000080"/>
          <w:sz w:val="15"/>
          <w:szCs w:val="15"/>
          <w:lang w:val="en-US"/>
        </w:rPr>
        <w:t>range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>(</w:t>
      </w:r>
      <w:proofErr w:type="spellStart"/>
      <w:r w:rsidRPr="00007ABF">
        <w:rPr>
          <w:rFonts w:ascii="Menlo" w:hAnsi="Menlo" w:cs="Menlo"/>
          <w:color w:val="94558D"/>
          <w:sz w:val="15"/>
          <w:szCs w:val="15"/>
          <w:lang w:val="en-US"/>
        </w:rPr>
        <w:t>self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>.model.n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):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  <w:t xml:space="preserve">            </w:t>
      </w:r>
      <w:proofErr w:type="spellStart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temp_value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 xml:space="preserve"> = </w:t>
      </w:r>
      <w:proofErr w:type="spellStart"/>
      <w:r w:rsidRPr="00007ABF">
        <w:rPr>
          <w:rFonts w:ascii="Menlo" w:hAnsi="Menlo" w:cs="Menlo"/>
          <w:color w:val="94558D"/>
          <w:sz w:val="15"/>
          <w:szCs w:val="15"/>
          <w:lang w:val="en-US"/>
        </w:rPr>
        <w:t>self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>.model.y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[</w:t>
      </w:r>
      <w:proofErr w:type="spellStart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i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 xml:space="preserve">] ** </w:t>
      </w:r>
      <w:r w:rsidRPr="00007ABF">
        <w:rPr>
          <w:rFonts w:ascii="Menlo" w:hAnsi="Menlo" w:cs="Menlo"/>
          <w:color w:val="0000FF"/>
          <w:sz w:val="15"/>
          <w:szCs w:val="15"/>
          <w:lang w:val="en-US"/>
        </w:rPr>
        <w:t>2</w:t>
      </w:r>
      <w:r w:rsidRPr="00007ABF">
        <w:rPr>
          <w:rFonts w:ascii="Menlo" w:hAnsi="Menlo" w:cs="Menlo"/>
          <w:color w:val="0000FF"/>
          <w:sz w:val="15"/>
          <w:szCs w:val="15"/>
          <w:lang w:val="en-US"/>
        </w:rPr>
        <w:br/>
        <w:t xml:space="preserve">            </w:t>
      </w:r>
      <w:proofErr w:type="spellStart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sum_of_values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 xml:space="preserve"> = </w:t>
      </w:r>
      <w:proofErr w:type="spellStart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sum_of_values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 xml:space="preserve"> + </w:t>
      </w:r>
      <w:proofErr w:type="spellStart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temp_value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  <w:t xml:space="preserve">        </w:t>
      </w:r>
      <w:proofErr w:type="spellStart"/>
      <w:r w:rsidRPr="00007ABF">
        <w:rPr>
          <w:rFonts w:ascii="Menlo" w:hAnsi="Menlo" w:cs="Menlo"/>
          <w:color w:val="94558D"/>
          <w:sz w:val="15"/>
          <w:szCs w:val="15"/>
          <w:lang w:val="en-US"/>
        </w:rPr>
        <w:t>self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>.standard_ratio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 xml:space="preserve"> = </w:t>
      </w:r>
      <w:proofErr w:type="spellStart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sum_of_values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 xml:space="preserve"> / </w:t>
      </w:r>
      <w:proofErr w:type="spellStart"/>
      <w:r w:rsidRPr="00007ABF">
        <w:rPr>
          <w:rFonts w:ascii="Menlo" w:hAnsi="Menlo" w:cs="Menlo"/>
          <w:color w:val="94558D"/>
          <w:sz w:val="15"/>
          <w:szCs w:val="15"/>
          <w:lang w:val="en-US"/>
        </w:rPr>
        <w:t>self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>.model.n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  <w:t xml:space="preserve">        </w:t>
      </w:r>
      <w:r w:rsidRPr="00007ABF">
        <w:rPr>
          <w:rFonts w:ascii="Menlo" w:hAnsi="Menlo" w:cs="Menlo"/>
          <w:b/>
          <w:bCs/>
          <w:color w:val="000080"/>
          <w:sz w:val="15"/>
          <w:szCs w:val="15"/>
          <w:lang w:val="en-US"/>
        </w:rPr>
        <w:t xml:space="preserve">return </w:t>
      </w:r>
      <w:proofErr w:type="spellStart"/>
      <w:r w:rsidRPr="00007ABF">
        <w:rPr>
          <w:rFonts w:ascii="Menlo" w:hAnsi="Menlo" w:cs="Menlo"/>
          <w:color w:val="94558D"/>
          <w:sz w:val="15"/>
          <w:szCs w:val="15"/>
          <w:lang w:val="en-US"/>
        </w:rPr>
        <w:t>self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>.standard_ratio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  <w:t xml:space="preserve">    </w:t>
      </w:r>
      <w:r w:rsidRPr="00007ABF">
        <w:rPr>
          <w:rFonts w:ascii="Menlo" w:hAnsi="Menlo" w:cs="Menlo"/>
          <w:i/>
          <w:iCs/>
          <w:color w:val="808080"/>
          <w:sz w:val="15"/>
          <w:szCs w:val="15"/>
          <w:lang w:val="en-US"/>
        </w:rPr>
        <w:t xml:space="preserve"># </w:t>
      </w:r>
      <w:proofErr w:type="spellStart"/>
      <w:r w:rsidRPr="00007ABF">
        <w:rPr>
          <w:rFonts w:ascii="Menlo" w:hAnsi="Menlo" w:cs="Menlo"/>
          <w:i/>
          <w:iCs/>
          <w:color w:val="808080"/>
          <w:sz w:val="15"/>
          <w:szCs w:val="15"/>
        </w:rPr>
        <w:t>Рассчет</w:t>
      </w:r>
      <w:proofErr w:type="spellEnd"/>
      <w:r w:rsidRPr="00007ABF">
        <w:rPr>
          <w:rFonts w:ascii="Menlo" w:hAnsi="Menlo" w:cs="Menlo"/>
          <w:i/>
          <w:iCs/>
          <w:color w:val="808080"/>
          <w:sz w:val="15"/>
          <w:szCs w:val="15"/>
          <w:lang w:val="en-US"/>
        </w:rPr>
        <w:t xml:space="preserve"> </w:t>
      </w:r>
      <w:r w:rsidRPr="00007ABF">
        <w:rPr>
          <w:rFonts w:ascii="Menlo" w:hAnsi="Menlo" w:cs="Menlo"/>
          <w:i/>
          <w:iCs/>
          <w:color w:val="808080"/>
          <w:sz w:val="15"/>
          <w:szCs w:val="15"/>
        </w:rPr>
        <w:t>среднеквадратичной</w:t>
      </w:r>
      <w:r w:rsidRPr="00007ABF">
        <w:rPr>
          <w:rFonts w:ascii="Menlo" w:hAnsi="Menlo" w:cs="Menlo"/>
          <w:i/>
          <w:iCs/>
          <w:color w:val="808080"/>
          <w:sz w:val="15"/>
          <w:szCs w:val="15"/>
          <w:lang w:val="en-US"/>
        </w:rPr>
        <w:t xml:space="preserve"> </w:t>
      </w:r>
      <w:r w:rsidRPr="00007ABF">
        <w:rPr>
          <w:rFonts w:ascii="Menlo" w:hAnsi="Menlo" w:cs="Menlo"/>
          <w:i/>
          <w:iCs/>
          <w:color w:val="808080"/>
          <w:sz w:val="15"/>
          <w:szCs w:val="15"/>
        </w:rPr>
        <w:t>ошибки</w:t>
      </w:r>
      <w:r w:rsidRPr="00007ABF">
        <w:rPr>
          <w:rFonts w:ascii="Menlo" w:hAnsi="Menlo" w:cs="Menlo"/>
          <w:i/>
          <w:iCs/>
          <w:color w:val="808080"/>
          <w:sz w:val="15"/>
          <w:szCs w:val="15"/>
          <w:lang w:val="en-US"/>
        </w:rPr>
        <w:br/>
        <w:t xml:space="preserve">    </w:t>
      </w:r>
      <w:r w:rsidRPr="00007ABF">
        <w:rPr>
          <w:rFonts w:ascii="Menlo" w:hAnsi="Menlo" w:cs="Menlo"/>
          <w:b/>
          <w:bCs/>
          <w:color w:val="000080"/>
          <w:sz w:val="15"/>
          <w:szCs w:val="15"/>
          <w:lang w:val="en-US"/>
        </w:rPr>
        <w:t xml:space="preserve">def </w:t>
      </w:r>
      <w:proofErr w:type="spellStart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calculation_standard_error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(</w:t>
      </w:r>
      <w:r w:rsidRPr="00007ABF">
        <w:rPr>
          <w:rFonts w:ascii="Menlo" w:hAnsi="Menlo" w:cs="Menlo"/>
          <w:color w:val="94558D"/>
          <w:sz w:val="15"/>
          <w:szCs w:val="15"/>
          <w:lang w:val="en-US"/>
        </w:rPr>
        <w:t>self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>):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  <w:t xml:space="preserve">        </w:t>
      </w:r>
      <w:r w:rsidRPr="00007ABF">
        <w:rPr>
          <w:rFonts w:ascii="Menlo" w:hAnsi="Menlo" w:cs="Menlo"/>
          <w:b/>
          <w:bCs/>
          <w:color w:val="000080"/>
          <w:sz w:val="15"/>
          <w:szCs w:val="15"/>
          <w:lang w:val="en-US"/>
        </w:rPr>
        <w:t xml:space="preserve">if </w:t>
      </w:r>
      <w:proofErr w:type="spellStart"/>
      <w:r w:rsidRPr="00007ABF">
        <w:rPr>
          <w:rFonts w:ascii="Menlo" w:hAnsi="Menlo" w:cs="Menlo"/>
          <w:color w:val="94558D"/>
          <w:sz w:val="15"/>
          <w:szCs w:val="15"/>
          <w:lang w:val="en-US"/>
        </w:rPr>
        <w:t>self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>.standard_ratio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 xml:space="preserve"> == </w:t>
      </w:r>
      <w:r w:rsidRPr="00007ABF">
        <w:rPr>
          <w:rFonts w:ascii="Menlo" w:hAnsi="Menlo" w:cs="Menlo"/>
          <w:color w:val="0000FF"/>
          <w:sz w:val="15"/>
          <w:szCs w:val="15"/>
          <w:lang w:val="en-US"/>
        </w:rPr>
        <w:t>0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>: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  <w:t xml:space="preserve">            </w:t>
      </w:r>
      <w:proofErr w:type="spellStart"/>
      <w:r w:rsidRPr="00007ABF">
        <w:rPr>
          <w:rFonts w:ascii="Menlo" w:hAnsi="Menlo" w:cs="Menlo"/>
          <w:color w:val="94558D"/>
          <w:sz w:val="15"/>
          <w:szCs w:val="15"/>
          <w:lang w:val="en-US"/>
        </w:rPr>
        <w:t>self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>.calculation_standard_ratio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()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  <w:t xml:space="preserve">        </w:t>
      </w:r>
      <w:proofErr w:type="spellStart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standard_error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 xml:space="preserve"> = </w:t>
      </w:r>
      <w:proofErr w:type="spellStart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math.sqrt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(</w:t>
      </w:r>
      <w:proofErr w:type="spellStart"/>
      <w:r w:rsidRPr="00007ABF">
        <w:rPr>
          <w:rFonts w:ascii="Menlo" w:hAnsi="Menlo" w:cs="Menlo"/>
          <w:color w:val="94558D"/>
          <w:sz w:val="15"/>
          <w:szCs w:val="15"/>
          <w:lang w:val="en-US"/>
        </w:rPr>
        <w:t>self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>.standard_ratio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)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  <w:t xml:space="preserve">        </w:t>
      </w:r>
      <w:r w:rsidRPr="00007ABF">
        <w:rPr>
          <w:rFonts w:ascii="Menlo" w:hAnsi="Menlo" w:cs="Menlo"/>
          <w:b/>
          <w:bCs/>
          <w:color w:val="000080"/>
          <w:sz w:val="15"/>
          <w:szCs w:val="15"/>
          <w:lang w:val="en-US"/>
        </w:rPr>
        <w:t xml:space="preserve">return </w:t>
      </w:r>
      <w:proofErr w:type="spellStart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standard_error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  <w:t xml:space="preserve">    </w:t>
      </w:r>
      <w:r w:rsidRPr="00007ABF">
        <w:rPr>
          <w:rFonts w:ascii="Menlo" w:hAnsi="Menlo" w:cs="Menlo"/>
          <w:i/>
          <w:iCs/>
          <w:color w:val="808080"/>
          <w:sz w:val="15"/>
          <w:szCs w:val="15"/>
          <w:lang w:val="en-US"/>
        </w:rPr>
        <w:t xml:space="preserve"># </w:t>
      </w:r>
      <w:proofErr w:type="spellStart"/>
      <w:r w:rsidRPr="00007ABF">
        <w:rPr>
          <w:rFonts w:ascii="Menlo" w:hAnsi="Menlo" w:cs="Menlo"/>
          <w:i/>
          <w:iCs/>
          <w:color w:val="808080"/>
          <w:sz w:val="15"/>
          <w:szCs w:val="15"/>
        </w:rPr>
        <w:t>Рассчет</w:t>
      </w:r>
      <w:proofErr w:type="spellEnd"/>
      <w:r w:rsidRPr="00007ABF">
        <w:rPr>
          <w:rFonts w:ascii="Menlo" w:hAnsi="Menlo" w:cs="Menlo"/>
          <w:i/>
          <w:iCs/>
          <w:color w:val="808080"/>
          <w:sz w:val="15"/>
          <w:szCs w:val="15"/>
          <w:lang w:val="en-US"/>
        </w:rPr>
        <w:t xml:space="preserve"> </w:t>
      </w:r>
      <w:r w:rsidRPr="00007ABF">
        <w:rPr>
          <w:rFonts w:ascii="Menlo" w:hAnsi="Menlo" w:cs="Menlo"/>
          <w:i/>
          <w:iCs/>
          <w:color w:val="808080"/>
          <w:sz w:val="15"/>
          <w:szCs w:val="15"/>
        </w:rPr>
        <w:t>среднего</w:t>
      </w:r>
      <w:r w:rsidRPr="00007ABF">
        <w:rPr>
          <w:rFonts w:ascii="Menlo" w:hAnsi="Menlo" w:cs="Menlo"/>
          <w:i/>
          <w:iCs/>
          <w:color w:val="808080"/>
          <w:sz w:val="15"/>
          <w:szCs w:val="15"/>
          <w:lang w:val="en-US"/>
        </w:rPr>
        <w:t xml:space="preserve"> </w:t>
      </w:r>
      <w:r w:rsidRPr="00007ABF">
        <w:rPr>
          <w:rFonts w:ascii="Menlo" w:hAnsi="Menlo" w:cs="Menlo"/>
          <w:i/>
          <w:iCs/>
          <w:color w:val="808080"/>
          <w:sz w:val="15"/>
          <w:szCs w:val="15"/>
        </w:rPr>
        <w:t>абсолютного</w:t>
      </w:r>
      <w:r w:rsidRPr="00007ABF">
        <w:rPr>
          <w:rFonts w:ascii="Menlo" w:hAnsi="Menlo" w:cs="Menlo"/>
          <w:i/>
          <w:iCs/>
          <w:color w:val="808080"/>
          <w:sz w:val="15"/>
          <w:szCs w:val="15"/>
          <w:lang w:val="en-US"/>
        </w:rPr>
        <w:t xml:space="preserve"> </w:t>
      </w:r>
      <w:r w:rsidRPr="00007ABF">
        <w:rPr>
          <w:rFonts w:ascii="Menlo" w:hAnsi="Menlo" w:cs="Menlo"/>
          <w:i/>
          <w:iCs/>
          <w:color w:val="808080"/>
          <w:sz w:val="15"/>
          <w:szCs w:val="15"/>
        </w:rPr>
        <w:t>отклонения</w:t>
      </w:r>
      <w:r w:rsidRPr="00007ABF">
        <w:rPr>
          <w:rFonts w:ascii="Menlo" w:hAnsi="Menlo" w:cs="Menlo"/>
          <w:i/>
          <w:iCs/>
          <w:color w:val="808080"/>
          <w:sz w:val="15"/>
          <w:szCs w:val="15"/>
          <w:lang w:val="en-US"/>
        </w:rPr>
        <w:br/>
        <w:t xml:space="preserve">    </w:t>
      </w:r>
      <w:r w:rsidRPr="00007ABF">
        <w:rPr>
          <w:rFonts w:ascii="Menlo" w:hAnsi="Menlo" w:cs="Menlo"/>
          <w:b/>
          <w:bCs/>
          <w:color w:val="000080"/>
          <w:sz w:val="15"/>
          <w:szCs w:val="15"/>
          <w:lang w:val="en-US"/>
        </w:rPr>
        <w:t xml:space="preserve">def </w:t>
      </w:r>
      <w:proofErr w:type="spellStart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calculation_mean_absolute_deviation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(</w:t>
      </w:r>
      <w:r w:rsidRPr="00007ABF">
        <w:rPr>
          <w:rFonts w:ascii="Menlo" w:hAnsi="Menlo" w:cs="Menlo"/>
          <w:color w:val="94558D"/>
          <w:sz w:val="15"/>
          <w:szCs w:val="15"/>
          <w:lang w:val="en-US"/>
        </w:rPr>
        <w:t>self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>):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  <w:t xml:space="preserve">        </w:t>
      </w:r>
      <w:r w:rsidRPr="00007ABF">
        <w:rPr>
          <w:rFonts w:ascii="Menlo" w:hAnsi="Menlo" w:cs="Menlo"/>
          <w:b/>
          <w:bCs/>
          <w:color w:val="000080"/>
          <w:sz w:val="15"/>
          <w:szCs w:val="15"/>
          <w:lang w:val="en-US"/>
        </w:rPr>
        <w:t xml:space="preserve">if </w:t>
      </w:r>
      <w:proofErr w:type="spellStart"/>
      <w:r w:rsidRPr="00007ABF">
        <w:rPr>
          <w:rFonts w:ascii="Menlo" w:hAnsi="Menlo" w:cs="Menlo"/>
          <w:color w:val="94558D"/>
          <w:sz w:val="15"/>
          <w:szCs w:val="15"/>
          <w:lang w:val="en-US"/>
        </w:rPr>
        <w:t>self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>.average_value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 xml:space="preserve"> == </w:t>
      </w:r>
      <w:r w:rsidRPr="00007ABF">
        <w:rPr>
          <w:rFonts w:ascii="Menlo" w:hAnsi="Menlo" w:cs="Menlo"/>
          <w:color w:val="0000FF"/>
          <w:sz w:val="15"/>
          <w:szCs w:val="15"/>
          <w:lang w:val="en-US"/>
        </w:rPr>
        <w:t>0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>: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  <w:t xml:space="preserve">            </w:t>
      </w:r>
      <w:proofErr w:type="spellStart"/>
      <w:r w:rsidRPr="00007ABF">
        <w:rPr>
          <w:rFonts w:ascii="Menlo" w:hAnsi="Menlo" w:cs="Menlo"/>
          <w:color w:val="94558D"/>
          <w:sz w:val="15"/>
          <w:szCs w:val="15"/>
          <w:lang w:val="en-US"/>
        </w:rPr>
        <w:t>self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>.calculation_average_value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()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  <w:t xml:space="preserve">        </w:t>
      </w:r>
      <w:proofErr w:type="spellStart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sum_of_values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 xml:space="preserve"> = </w:t>
      </w:r>
      <w:r w:rsidRPr="00007ABF">
        <w:rPr>
          <w:rFonts w:ascii="Menlo" w:hAnsi="Menlo" w:cs="Menlo"/>
          <w:color w:val="0000FF"/>
          <w:sz w:val="15"/>
          <w:szCs w:val="15"/>
          <w:lang w:val="en-US"/>
        </w:rPr>
        <w:t>0</w:t>
      </w:r>
      <w:r w:rsidRPr="00007ABF">
        <w:rPr>
          <w:rFonts w:ascii="Menlo" w:hAnsi="Menlo" w:cs="Menlo"/>
          <w:color w:val="0000FF"/>
          <w:sz w:val="15"/>
          <w:szCs w:val="15"/>
          <w:lang w:val="en-US"/>
        </w:rPr>
        <w:br/>
      </w:r>
      <w:r w:rsidRPr="00007ABF">
        <w:rPr>
          <w:rFonts w:ascii="Menlo" w:hAnsi="Menlo" w:cs="Menlo"/>
          <w:color w:val="0000FF"/>
          <w:sz w:val="15"/>
          <w:szCs w:val="15"/>
          <w:lang w:val="en-US"/>
        </w:rPr>
        <w:br/>
        <w:t xml:space="preserve">        </w:t>
      </w:r>
      <w:r w:rsidRPr="00007ABF">
        <w:rPr>
          <w:rFonts w:ascii="Menlo" w:hAnsi="Menlo" w:cs="Menlo"/>
          <w:b/>
          <w:bCs/>
          <w:color w:val="000080"/>
          <w:sz w:val="15"/>
          <w:szCs w:val="15"/>
          <w:lang w:val="en-US"/>
        </w:rPr>
        <w:t xml:space="preserve">for </w:t>
      </w:r>
      <w:proofErr w:type="spellStart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i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 xml:space="preserve"> </w:t>
      </w:r>
      <w:r w:rsidRPr="00007ABF">
        <w:rPr>
          <w:rFonts w:ascii="Menlo" w:hAnsi="Menlo" w:cs="Menlo"/>
          <w:b/>
          <w:bCs/>
          <w:color w:val="000080"/>
          <w:sz w:val="15"/>
          <w:szCs w:val="15"/>
          <w:lang w:val="en-US"/>
        </w:rPr>
        <w:t xml:space="preserve">in </w:t>
      </w:r>
      <w:r w:rsidRPr="00007ABF">
        <w:rPr>
          <w:rFonts w:ascii="Menlo" w:hAnsi="Menlo" w:cs="Menlo"/>
          <w:color w:val="000080"/>
          <w:sz w:val="15"/>
          <w:szCs w:val="15"/>
          <w:lang w:val="en-US"/>
        </w:rPr>
        <w:t>range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>(</w:t>
      </w:r>
      <w:proofErr w:type="spellStart"/>
      <w:r w:rsidRPr="00007ABF">
        <w:rPr>
          <w:rFonts w:ascii="Menlo" w:hAnsi="Menlo" w:cs="Menlo"/>
          <w:color w:val="94558D"/>
          <w:sz w:val="15"/>
          <w:szCs w:val="15"/>
          <w:lang w:val="en-US"/>
        </w:rPr>
        <w:t>self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>.model.n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):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  <w:t xml:space="preserve">            </w:t>
      </w:r>
      <w:proofErr w:type="spellStart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sum_of_values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 xml:space="preserve"> = </w:t>
      </w:r>
      <w:proofErr w:type="spellStart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sum_of_values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 xml:space="preserve"> + </w:t>
      </w:r>
      <w:proofErr w:type="spellStart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math.fabs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(</w:t>
      </w:r>
      <w:proofErr w:type="spellStart"/>
      <w:r w:rsidRPr="00007ABF">
        <w:rPr>
          <w:rFonts w:ascii="Menlo" w:hAnsi="Menlo" w:cs="Menlo"/>
          <w:color w:val="94558D"/>
          <w:sz w:val="15"/>
          <w:szCs w:val="15"/>
          <w:lang w:val="en-US"/>
        </w:rPr>
        <w:t>self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>.model.y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[</w:t>
      </w:r>
      <w:proofErr w:type="spellStart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i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 xml:space="preserve">] - </w:t>
      </w:r>
      <w:proofErr w:type="spellStart"/>
      <w:r w:rsidRPr="00007ABF">
        <w:rPr>
          <w:rFonts w:ascii="Menlo" w:hAnsi="Menlo" w:cs="Menlo"/>
          <w:color w:val="94558D"/>
          <w:sz w:val="15"/>
          <w:szCs w:val="15"/>
          <w:lang w:val="en-US"/>
        </w:rPr>
        <w:t>self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>.average_value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)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  <w:t xml:space="preserve">        </w:t>
      </w:r>
      <w:proofErr w:type="spellStart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mean_absolute_deviation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 xml:space="preserve"> = </w:t>
      </w:r>
      <w:proofErr w:type="spellStart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sum_of_values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 xml:space="preserve"> / </w:t>
      </w:r>
      <w:proofErr w:type="spellStart"/>
      <w:r w:rsidRPr="00007ABF">
        <w:rPr>
          <w:rFonts w:ascii="Menlo" w:hAnsi="Menlo" w:cs="Menlo"/>
          <w:color w:val="94558D"/>
          <w:sz w:val="15"/>
          <w:szCs w:val="15"/>
          <w:lang w:val="en-US"/>
        </w:rPr>
        <w:t>self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>.model.n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  <w:t xml:space="preserve">        </w:t>
      </w:r>
      <w:r w:rsidRPr="00007ABF">
        <w:rPr>
          <w:rFonts w:ascii="Menlo" w:hAnsi="Menlo" w:cs="Menlo"/>
          <w:b/>
          <w:bCs/>
          <w:color w:val="000080"/>
          <w:sz w:val="15"/>
          <w:szCs w:val="15"/>
          <w:lang w:val="en-US"/>
        </w:rPr>
        <w:t xml:space="preserve">return </w:t>
      </w:r>
      <w:proofErr w:type="spellStart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mean_absolute_deviation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  <w:t xml:space="preserve">    </w:t>
      </w:r>
      <w:r w:rsidRPr="00007ABF">
        <w:rPr>
          <w:rFonts w:ascii="Menlo" w:hAnsi="Menlo" w:cs="Menlo"/>
          <w:i/>
          <w:iCs/>
          <w:color w:val="808080"/>
          <w:sz w:val="15"/>
          <w:szCs w:val="15"/>
          <w:lang w:val="en-US"/>
        </w:rPr>
        <w:t xml:space="preserve"># </w:t>
      </w:r>
      <w:r w:rsidRPr="00007ABF">
        <w:rPr>
          <w:rFonts w:ascii="Menlo" w:hAnsi="Menlo" w:cs="Menlo"/>
          <w:i/>
          <w:iCs/>
          <w:color w:val="808080"/>
          <w:sz w:val="15"/>
          <w:szCs w:val="15"/>
        </w:rPr>
        <w:t>Поиск</w:t>
      </w:r>
      <w:r w:rsidRPr="00007ABF">
        <w:rPr>
          <w:rFonts w:ascii="Menlo" w:hAnsi="Menlo" w:cs="Menlo"/>
          <w:i/>
          <w:iCs/>
          <w:color w:val="808080"/>
          <w:sz w:val="15"/>
          <w:szCs w:val="15"/>
          <w:lang w:val="en-US"/>
        </w:rPr>
        <w:t xml:space="preserve"> </w:t>
      </w:r>
      <w:r w:rsidRPr="00007ABF">
        <w:rPr>
          <w:rFonts w:ascii="Menlo" w:hAnsi="Menlo" w:cs="Menlo"/>
          <w:i/>
          <w:iCs/>
          <w:color w:val="808080"/>
          <w:sz w:val="15"/>
          <w:szCs w:val="15"/>
        </w:rPr>
        <w:t>минимального</w:t>
      </w:r>
      <w:r w:rsidRPr="00007ABF">
        <w:rPr>
          <w:rFonts w:ascii="Menlo" w:hAnsi="Menlo" w:cs="Menlo"/>
          <w:i/>
          <w:iCs/>
          <w:color w:val="808080"/>
          <w:sz w:val="15"/>
          <w:szCs w:val="15"/>
          <w:lang w:val="en-US"/>
        </w:rPr>
        <w:t xml:space="preserve"> </w:t>
      </w:r>
      <w:r w:rsidRPr="00007ABF">
        <w:rPr>
          <w:rFonts w:ascii="Menlo" w:hAnsi="Menlo" w:cs="Menlo"/>
          <w:i/>
          <w:iCs/>
          <w:color w:val="808080"/>
          <w:sz w:val="15"/>
          <w:szCs w:val="15"/>
        </w:rPr>
        <w:t>Х</w:t>
      </w:r>
      <w:r w:rsidRPr="00007ABF">
        <w:rPr>
          <w:rFonts w:ascii="Menlo" w:hAnsi="Menlo" w:cs="Menlo"/>
          <w:i/>
          <w:iCs/>
          <w:color w:val="808080"/>
          <w:sz w:val="15"/>
          <w:szCs w:val="15"/>
          <w:lang w:val="en-US"/>
        </w:rPr>
        <w:br/>
        <w:t xml:space="preserve">    </w:t>
      </w:r>
      <w:r w:rsidRPr="00007ABF">
        <w:rPr>
          <w:rFonts w:ascii="Menlo" w:hAnsi="Menlo" w:cs="Menlo"/>
          <w:b/>
          <w:bCs/>
          <w:color w:val="000080"/>
          <w:sz w:val="15"/>
          <w:szCs w:val="15"/>
          <w:lang w:val="en-US"/>
        </w:rPr>
        <w:t xml:space="preserve">def </w:t>
      </w:r>
      <w:proofErr w:type="spellStart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calculation_min_x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(</w:t>
      </w:r>
      <w:r w:rsidRPr="00007ABF">
        <w:rPr>
          <w:rFonts w:ascii="Menlo" w:hAnsi="Menlo" w:cs="Menlo"/>
          <w:color w:val="94558D"/>
          <w:sz w:val="15"/>
          <w:szCs w:val="15"/>
          <w:lang w:val="en-US"/>
        </w:rPr>
        <w:t>self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>):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  <w:t xml:space="preserve">        x = </w:t>
      </w:r>
      <w:proofErr w:type="spellStart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np.amin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(</w:t>
      </w:r>
      <w:proofErr w:type="spellStart"/>
      <w:r w:rsidRPr="00007ABF">
        <w:rPr>
          <w:rFonts w:ascii="Menlo" w:hAnsi="Menlo" w:cs="Menlo"/>
          <w:color w:val="94558D"/>
          <w:sz w:val="15"/>
          <w:szCs w:val="15"/>
          <w:lang w:val="en-US"/>
        </w:rPr>
        <w:t>self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>.model.y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)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  <w:t xml:space="preserve">        </w:t>
      </w:r>
      <w:r w:rsidRPr="00007ABF">
        <w:rPr>
          <w:rFonts w:ascii="Menlo" w:hAnsi="Menlo" w:cs="Menlo"/>
          <w:b/>
          <w:bCs/>
          <w:color w:val="000080"/>
          <w:sz w:val="15"/>
          <w:szCs w:val="15"/>
          <w:lang w:val="en-US"/>
        </w:rPr>
        <w:t xml:space="preserve">return 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>x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  <w:t xml:space="preserve">    </w:t>
      </w:r>
      <w:r w:rsidRPr="00007ABF">
        <w:rPr>
          <w:rFonts w:ascii="Menlo" w:hAnsi="Menlo" w:cs="Menlo"/>
          <w:i/>
          <w:iCs/>
          <w:color w:val="808080"/>
          <w:sz w:val="15"/>
          <w:szCs w:val="15"/>
          <w:lang w:val="en-US"/>
        </w:rPr>
        <w:t xml:space="preserve"># </w:t>
      </w:r>
      <w:r w:rsidRPr="00007ABF">
        <w:rPr>
          <w:rFonts w:ascii="Menlo" w:hAnsi="Menlo" w:cs="Menlo"/>
          <w:i/>
          <w:iCs/>
          <w:color w:val="808080"/>
          <w:sz w:val="15"/>
          <w:szCs w:val="15"/>
        </w:rPr>
        <w:t>Поиск</w:t>
      </w:r>
      <w:r w:rsidRPr="00007ABF">
        <w:rPr>
          <w:rFonts w:ascii="Menlo" w:hAnsi="Menlo" w:cs="Menlo"/>
          <w:i/>
          <w:iCs/>
          <w:color w:val="808080"/>
          <w:sz w:val="15"/>
          <w:szCs w:val="15"/>
          <w:lang w:val="en-US"/>
        </w:rPr>
        <w:t xml:space="preserve"> </w:t>
      </w:r>
      <w:r w:rsidRPr="00007ABF">
        <w:rPr>
          <w:rFonts w:ascii="Menlo" w:hAnsi="Menlo" w:cs="Menlo"/>
          <w:i/>
          <w:iCs/>
          <w:color w:val="808080"/>
          <w:sz w:val="15"/>
          <w:szCs w:val="15"/>
        </w:rPr>
        <w:t>максимального</w:t>
      </w:r>
      <w:r w:rsidRPr="00007ABF">
        <w:rPr>
          <w:rFonts w:ascii="Menlo" w:hAnsi="Menlo" w:cs="Menlo"/>
          <w:i/>
          <w:iCs/>
          <w:color w:val="808080"/>
          <w:sz w:val="15"/>
          <w:szCs w:val="15"/>
          <w:lang w:val="en-US"/>
        </w:rPr>
        <w:t xml:space="preserve"> </w:t>
      </w:r>
      <w:r w:rsidRPr="00007ABF">
        <w:rPr>
          <w:rFonts w:ascii="Menlo" w:hAnsi="Menlo" w:cs="Menlo"/>
          <w:i/>
          <w:iCs/>
          <w:color w:val="808080"/>
          <w:sz w:val="15"/>
          <w:szCs w:val="15"/>
        </w:rPr>
        <w:t>Х</w:t>
      </w:r>
      <w:r w:rsidRPr="00007ABF">
        <w:rPr>
          <w:rFonts w:ascii="Menlo" w:hAnsi="Menlo" w:cs="Menlo"/>
          <w:i/>
          <w:iCs/>
          <w:color w:val="808080"/>
          <w:sz w:val="15"/>
          <w:szCs w:val="15"/>
          <w:lang w:val="en-US"/>
        </w:rPr>
        <w:br/>
        <w:t xml:space="preserve">    </w:t>
      </w:r>
      <w:r w:rsidRPr="00007ABF">
        <w:rPr>
          <w:rFonts w:ascii="Menlo" w:hAnsi="Menlo" w:cs="Menlo"/>
          <w:b/>
          <w:bCs/>
          <w:color w:val="000080"/>
          <w:sz w:val="15"/>
          <w:szCs w:val="15"/>
          <w:lang w:val="en-US"/>
        </w:rPr>
        <w:t xml:space="preserve">def </w:t>
      </w:r>
      <w:proofErr w:type="spellStart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calculation_max_x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(</w:t>
      </w:r>
      <w:r w:rsidRPr="00007ABF">
        <w:rPr>
          <w:rFonts w:ascii="Menlo" w:hAnsi="Menlo" w:cs="Menlo"/>
          <w:color w:val="94558D"/>
          <w:sz w:val="15"/>
          <w:szCs w:val="15"/>
          <w:lang w:val="en-US"/>
        </w:rPr>
        <w:t>self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>):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  <w:t xml:space="preserve">        x = </w:t>
      </w:r>
      <w:proofErr w:type="spellStart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np.amax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(</w:t>
      </w:r>
      <w:proofErr w:type="spellStart"/>
      <w:r w:rsidRPr="00007ABF">
        <w:rPr>
          <w:rFonts w:ascii="Menlo" w:hAnsi="Menlo" w:cs="Menlo"/>
          <w:color w:val="94558D"/>
          <w:sz w:val="15"/>
          <w:szCs w:val="15"/>
          <w:lang w:val="en-US"/>
        </w:rPr>
        <w:t>self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>.model.y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)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  <w:t xml:space="preserve">        </w:t>
      </w:r>
      <w:r w:rsidRPr="00007ABF">
        <w:rPr>
          <w:rFonts w:ascii="Menlo" w:hAnsi="Menlo" w:cs="Menlo"/>
          <w:b/>
          <w:bCs/>
          <w:color w:val="000080"/>
          <w:sz w:val="15"/>
          <w:szCs w:val="15"/>
          <w:lang w:val="en-US"/>
        </w:rPr>
        <w:t xml:space="preserve">return 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>x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  <w:t xml:space="preserve">    </w:t>
      </w:r>
      <w:r w:rsidRPr="00007ABF">
        <w:rPr>
          <w:rFonts w:ascii="Menlo" w:hAnsi="Menlo" w:cs="Menlo"/>
          <w:i/>
          <w:iCs/>
          <w:color w:val="808080"/>
          <w:sz w:val="15"/>
          <w:szCs w:val="15"/>
          <w:lang w:val="en-US"/>
        </w:rPr>
        <w:t xml:space="preserve"># </w:t>
      </w:r>
      <w:r w:rsidRPr="00007ABF">
        <w:rPr>
          <w:rFonts w:ascii="Menlo" w:hAnsi="Menlo" w:cs="Menlo"/>
          <w:i/>
          <w:iCs/>
          <w:color w:val="808080"/>
          <w:sz w:val="15"/>
          <w:szCs w:val="15"/>
        </w:rPr>
        <w:t>Взаимной</w:t>
      </w:r>
      <w:r w:rsidRPr="00007ABF">
        <w:rPr>
          <w:rFonts w:ascii="Menlo" w:hAnsi="Menlo" w:cs="Menlo"/>
          <w:i/>
          <w:iCs/>
          <w:color w:val="808080"/>
          <w:sz w:val="15"/>
          <w:szCs w:val="15"/>
          <w:lang w:val="en-US"/>
        </w:rPr>
        <w:t xml:space="preserve"> </w:t>
      </w:r>
      <w:r w:rsidRPr="00007ABF">
        <w:rPr>
          <w:rFonts w:ascii="Menlo" w:hAnsi="Menlo" w:cs="Menlo"/>
          <w:i/>
          <w:iCs/>
          <w:color w:val="808080"/>
          <w:sz w:val="15"/>
          <w:szCs w:val="15"/>
        </w:rPr>
        <w:t>корреляция</w:t>
      </w:r>
      <w:r w:rsidRPr="00007ABF">
        <w:rPr>
          <w:rFonts w:ascii="Menlo" w:hAnsi="Menlo" w:cs="Menlo"/>
          <w:i/>
          <w:iCs/>
          <w:color w:val="808080"/>
          <w:sz w:val="15"/>
          <w:szCs w:val="15"/>
          <w:lang w:val="en-US"/>
        </w:rPr>
        <w:br/>
        <w:t xml:space="preserve">    </w:t>
      </w:r>
      <w:r w:rsidRPr="00007ABF">
        <w:rPr>
          <w:rFonts w:ascii="Menlo" w:hAnsi="Menlo" w:cs="Menlo"/>
          <w:b/>
          <w:bCs/>
          <w:color w:val="000080"/>
          <w:sz w:val="15"/>
          <w:szCs w:val="15"/>
          <w:lang w:val="en-US"/>
        </w:rPr>
        <w:t xml:space="preserve">def </w:t>
      </w:r>
      <w:proofErr w:type="spellStart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calculation_nested_correlation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(</w:t>
      </w:r>
      <w:r w:rsidRPr="00007ABF">
        <w:rPr>
          <w:rFonts w:ascii="Menlo" w:hAnsi="Menlo" w:cs="Menlo"/>
          <w:color w:val="94558D"/>
          <w:sz w:val="15"/>
          <w:szCs w:val="15"/>
          <w:lang w:val="en-US"/>
        </w:rPr>
        <w:t>self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>, model_1, model_2):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  <w:t xml:space="preserve">        model = Model(</w:t>
      </w:r>
      <w:r w:rsidRPr="00007ABF">
        <w:rPr>
          <w:rFonts w:ascii="Menlo" w:hAnsi="Menlo" w:cs="Menlo"/>
          <w:color w:val="0000FF"/>
          <w:sz w:val="15"/>
          <w:szCs w:val="15"/>
          <w:lang w:val="en-US"/>
        </w:rPr>
        <w:t>9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 xml:space="preserve">)  </w:t>
      </w:r>
      <w:r w:rsidRPr="00007ABF">
        <w:rPr>
          <w:rFonts w:ascii="Menlo" w:hAnsi="Menlo" w:cs="Menlo"/>
          <w:i/>
          <w:iCs/>
          <w:color w:val="808080"/>
          <w:sz w:val="15"/>
          <w:szCs w:val="15"/>
          <w:lang w:val="en-US"/>
        </w:rPr>
        <w:t xml:space="preserve"># </w:t>
      </w:r>
      <w:r w:rsidRPr="00007ABF">
        <w:rPr>
          <w:rFonts w:ascii="Menlo" w:hAnsi="Menlo" w:cs="Menlo"/>
          <w:i/>
          <w:iCs/>
          <w:color w:val="808080"/>
          <w:sz w:val="15"/>
          <w:szCs w:val="15"/>
        </w:rPr>
        <w:t>Модель</w:t>
      </w:r>
      <w:r w:rsidRPr="00007ABF">
        <w:rPr>
          <w:rFonts w:ascii="Menlo" w:hAnsi="Menlo" w:cs="Menlo"/>
          <w:i/>
          <w:iCs/>
          <w:color w:val="808080"/>
          <w:sz w:val="15"/>
          <w:szCs w:val="15"/>
          <w:lang w:val="en-US"/>
        </w:rPr>
        <w:t xml:space="preserve"> </w:t>
      </w:r>
      <w:r w:rsidRPr="00007ABF">
        <w:rPr>
          <w:rFonts w:ascii="Menlo" w:hAnsi="Menlo" w:cs="Menlo"/>
          <w:i/>
          <w:iCs/>
          <w:color w:val="808080"/>
          <w:sz w:val="15"/>
          <w:szCs w:val="15"/>
        </w:rPr>
        <w:t>графика</w:t>
      </w:r>
      <w:r w:rsidRPr="00007ABF">
        <w:rPr>
          <w:rFonts w:ascii="Menlo" w:hAnsi="Menlo" w:cs="Menlo"/>
          <w:i/>
          <w:iCs/>
          <w:color w:val="808080"/>
          <w:sz w:val="15"/>
          <w:szCs w:val="15"/>
          <w:lang w:val="en-US"/>
        </w:rPr>
        <w:t xml:space="preserve"> </w:t>
      </w:r>
      <w:r w:rsidRPr="00007ABF">
        <w:rPr>
          <w:rFonts w:ascii="Menlo" w:hAnsi="Menlo" w:cs="Menlo"/>
          <w:i/>
          <w:iCs/>
          <w:color w:val="808080"/>
          <w:sz w:val="15"/>
          <w:szCs w:val="15"/>
        </w:rPr>
        <w:t>взаимной</w:t>
      </w:r>
      <w:r w:rsidRPr="00007ABF">
        <w:rPr>
          <w:rFonts w:ascii="Menlo" w:hAnsi="Menlo" w:cs="Menlo"/>
          <w:i/>
          <w:iCs/>
          <w:color w:val="808080"/>
          <w:sz w:val="15"/>
          <w:szCs w:val="15"/>
          <w:lang w:val="en-US"/>
        </w:rPr>
        <w:t xml:space="preserve"> </w:t>
      </w:r>
      <w:r w:rsidRPr="00007ABF">
        <w:rPr>
          <w:rFonts w:ascii="Menlo" w:hAnsi="Menlo" w:cs="Menlo"/>
          <w:i/>
          <w:iCs/>
          <w:color w:val="808080"/>
          <w:sz w:val="15"/>
          <w:szCs w:val="15"/>
        </w:rPr>
        <w:t>корреляция</w:t>
      </w:r>
      <w:r w:rsidRPr="00007ABF">
        <w:rPr>
          <w:rFonts w:ascii="Menlo" w:hAnsi="Menlo" w:cs="Menlo"/>
          <w:i/>
          <w:iCs/>
          <w:color w:val="808080"/>
          <w:sz w:val="15"/>
          <w:szCs w:val="15"/>
          <w:lang w:val="en-US"/>
        </w:rPr>
        <w:br/>
      </w:r>
      <w:r w:rsidRPr="00007ABF">
        <w:rPr>
          <w:rFonts w:ascii="Menlo" w:hAnsi="Menlo" w:cs="Menlo"/>
          <w:i/>
          <w:iCs/>
          <w:color w:val="808080"/>
          <w:sz w:val="15"/>
          <w:szCs w:val="15"/>
          <w:lang w:val="en-US"/>
        </w:rPr>
        <w:br/>
        <w:t xml:space="preserve">        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 xml:space="preserve">y_list_1 = </w:t>
      </w:r>
      <w:proofErr w:type="spellStart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copy.deepcopy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(model_1.y)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  <w:t xml:space="preserve">        </w:t>
      </w:r>
      <w:proofErr w:type="spellStart"/>
      <w:r w:rsidRPr="00007ABF">
        <w:rPr>
          <w:rFonts w:ascii="Menlo" w:hAnsi="Menlo" w:cs="Menlo"/>
          <w:color w:val="94558D"/>
          <w:sz w:val="15"/>
          <w:szCs w:val="15"/>
          <w:lang w:val="en-US"/>
        </w:rPr>
        <w:t>self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>.calculation_average_value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()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  <w:t xml:space="preserve">        average_value1 = </w:t>
      </w:r>
      <w:proofErr w:type="spellStart"/>
      <w:r w:rsidRPr="00007ABF">
        <w:rPr>
          <w:rFonts w:ascii="Menlo" w:hAnsi="Menlo" w:cs="Menlo"/>
          <w:color w:val="94558D"/>
          <w:sz w:val="15"/>
          <w:szCs w:val="15"/>
          <w:lang w:val="en-US"/>
        </w:rPr>
        <w:t>self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>.average_value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  <w:t xml:space="preserve">        y_list_2 = </w:t>
      </w:r>
      <w:proofErr w:type="spellStart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copy.deepcopy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(model_2.y)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  <w:t xml:space="preserve">        </w:t>
      </w:r>
      <w:proofErr w:type="spellStart"/>
      <w:r w:rsidRPr="00007ABF">
        <w:rPr>
          <w:rFonts w:ascii="Menlo" w:hAnsi="Menlo" w:cs="Menlo"/>
          <w:color w:val="94558D"/>
          <w:sz w:val="15"/>
          <w:szCs w:val="15"/>
          <w:lang w:val="en-US"/>
        </w:rPr>
        <w:t>self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>.calculation_average_value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()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  <w:t xml:space="preserve">        average_value2 = </w:t>
      </w:r>
      <w:proofErr w:type="spellStart"/>
      <w:r w:rsidRPr="00007ABF">
        <w:rPr>
          <w:rFonts w:ascii="Menlo" w:hAnsi="Menlo" w:cs="Menlo"/>
          <w:color w:val="94558D"/>
          <w:sz w:val="15"/>
          <w:szCs w:val="15"/>
          <w:lang w:val="en-US"/>
        </w:rPr>
        <w:t>self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>.average_value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  <w:t xml:space="preserve">        y = []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  <w:t xml:space="preserve">        n = model_1.n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  <w:t xml:space="preserve">        </w:t>
      </w:r>
      <w:r w:rsidRPr="00007ABF">
        <w:rPr>
          <w:rFonts w:ascii="Menlo" w:hAnsi="Menlo" w:cs="Menlo"/>
          <w:b/>
          <w:bCs/>
          <w:color w:val="000080"/>
          <w:sz w:val="15"/>
          <w:szCs w:val="15"/>
          <w:lang w:val="en-US"/>
        </w:rPr>
        <w:t xml:space="preserve">for </w:t>
      </w:r>
      <w:proofErr w:type="spellStart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i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 xml:space="preserve"> </w:t>
      </w:r>
      <w:r w:rsidRPr="00007ABF">
        <w:rPr>
          <w:rFonts w:ascii="Menlo" w:hAnsi="Menlo" w:cs="Menlo"/>
          <w:b/>
          <w:bCs/>
          <w:color w:val="000080"/>
          <w:sz w:val="15"/>
          <w:szCs w:val="15"/>
          <w:lang w:val="en-US"/>
        </w:rPr>
        <w:t xml:space="preserve">in </w:t>
      </w:r>
      <w:r w:rsidRPr="00007ABF">
        <w:rPr>
          <w:rFonts w:ascii="Menlo" w:hAnsi="Menlo" w:cs="Menlo"/>
          <w:color w:val="000080"/>
          <w:sz w:val="15"/>
          <w:szCs w:val="15"/>
          <w:lang w:val="en-US"/>
        </w:rPr>
        <w:t>range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>(</w:t>
      </w:r>
      <w:proofErr w:type="spellStart"/>
      <w:r w:rsidRPr="00007ABF">
        <w:rPr>
          <w:rFonts w:ascii="Menlo" w:hAnsi="Menlo" w:cs="Menlo"/>
          <w:color w:val="94558D"/>
          <w:sz w:val="15"/>
          <w:szCs w:val="15"/>
          <w:lang w:val="en-US"/>
        </w:rPr>
        <w:t>self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>.l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):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  <w:t xml:space="preserve">            </w:t>
      </w:r>
      <w:proofErr w:type="spellStart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new_value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 xml:space="preserve"> = </w:t>
      </w:r>
      <w:r w:rsidRPr="00007ABF">
        <w:rPr>
          <w:rFonts w:ascii="Menlo" w:hAnsi="Menlo" w:cs="Menlo"/>
          <w:color w:val="0000FF"/>
          <w:sz w:val="15"/>
          <w:szCs w:val="15"/>
          <w:lang w:val="en-US"/>
        </w:rPr>
        <w:t>0</w:t>
      </w:r>
      <w:r w:rsidRPr="00007ABF">
        <w:rPr>
          <w:rFonts w:ascii="Menlo" w:hAnsi="Menlo" w:cs="Menlo"/>
          <w:color w:val="0000FF"/>
          <w:sz w:val="15"/>
          <w:szCs w:val="15"/>
          <w:lang w:val="en-US"/>
        </w:rPr>
        <w:br/>
      </w:r>
      <w:r w:rsidRPr="00007ABF">
        <w:rPr>
          <w:rFonts w:ascii="Menlo" w:hAnsi="Menlo" w:cs="Menlo"/>
          <w:color w:val="0000FF"/>
          <w:sz w:val="15"/>
          <w:szCs w:val="15"/>
          <w:lang w:val="en-US"/>
        </w:rPr>
        <w:br/>
        <w:t xml:space="preserve">            </w:t>
      </w:r>
      <w:r w:rsidRPr="00007ABF">
        <w:rPr>
          <w:rFonts w:ascii="Menlo" w:hAnsi="Menlo" w:cs="Menlo"/>
          <w:b/>
          <w:bCs/>
          <w:color w:val="000080"/>
          <w:sz w:val="15"/>
          <w:szCs w:val="15"/>
          <w:lang w:val="en-US"/>
        </w:rPr>
        <w:t xml:space="preserve">for 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 xml:space="preserve">j </w:t>
      </w:r>
      <w:r w:rsidRPr="00007ABF">
        <w:rPr>
          <w:rFonts w:ascii="Menlo" w:hAnsi="Menlo" w:cs="Menlo"/>
          <w:b/>
          <w:bCs/>
          <w:color w:val="000080"/>
          <w:sz w:val="15"/>
          <w:szCs w:val="15"/>
          <w:lang w:val="en-US"/>
        </w:rPr>
        <w:t xml:space="preserve">in </w:t>
      </w:r>
      <w:r w:rsidRPr="00007ABF">
        <w:rPr>
          <w:rFonts w:ascii="Menlo" w:hAnsi="Menlo" w:cs="Menlo"/>
          <w:color w:val="000080"/>
          <w:sz w:val="15"/>
          <w:szCs w:val="15"/>
          <w:lang w:val="en-US"/>
        </w:rPr>
        <w:t>range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>(n-</w:t>
      </w:r>
      <w:proofErr w:type="spellStart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i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):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  <w:t xml:space="preserve">                </w:t>
      </w:r>
      <w:proofErr w:type="spellStart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new_value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 xml:space="preserve"> += (y_</w:t>
      </w:r>
      <w:bookmarkStart w:id="449" w:name="_GoBack"/>
      <w:bookmarkEnd w:id="449"/>
      <w:r w:rsidRPr="00007ABF">
        <w:rPr>
          <w:rFonts w:ascii="Menlo" w:hAnsi="Menlo" w:cs="Menlo"/>
          <w:color w:val="000000"/>
          <w:sz w:val="15"/>
          <w:szCs w:val="15"/>
          <w:lang w:val="en-US"/>
        </w:rPr>
        <w:t xml:space="preserve">list_1[j] - average_value1) * (y_list_2[j+ </w:t>
      </w:r>
      <w:proofErr w:type="spellStart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i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] - average_value2)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  <w:t xml:space="preserve">            </w:t>
      </w:r>
      <w:proofErr w:type="spellStart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new_value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 xml:space="preserve"> = </w:t>
      </w:r>
      <w:proofErr w:type="spellStart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new_value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 xml:space="preserve"> / n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  <w:t xml:space="preserve">            </w:t>
      </w:r>
      <w:proofErr w:type="spellStart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y.append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(</w:t>
      </w:r>
      <w:proofErr w:type="spellStart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new_value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)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  <w:t xml:space="preserve">        </w:t>
      </w:r>
      <w:proofErr w:type="spellStart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model.y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 xml:space="preserve"> = </w:t>
      </w:r>
      <w:proofErr w:type="spellStart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np.array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(y)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  <w:t xml:space="preserve">        </w:t>
      </w:r>
      <w:proofErr w:type="spellStart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model.n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 xml:space="preserve"> = </w:t>
      </w:r>
      <w:proofErr w:type="spellStart"/>
      <w:r w:rsidRPr="00007ABF">
        <w:rPr>
          <w:rFonts w:ascii="Menlo" w:hAnsi="Menlo" w:cs="Menlo"/>
          <w:color w:val="000080"/>
          <w:sz w:val="15"/>
          <w:szCs w:val="15"/>
          <w:lang w:val="en-US"/>
        </w:rPr>
        <w:t>len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(</w:t>
      </w:r>
      <w:proofErr w:type="spellStart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model.y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)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  <w:t xml:space="preserve">        </w:t>
      </w:r>
      <w:proofErr w:type="spellStart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model.x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 xml:space="preserve"> = </w:t>
      </w:r>
      <w:proofErr w:type="spellStart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np.arange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(</w:t>
      </w:r>
      <w:proofErr w:type="spellStart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model.n</w:t>
      </w:r>
      <w:proofErr w:type="spellEnd"/>
      <w:r w:rsidRPr="00007ABF">
        <w:rPr>
          <w:rFonts w:ascii="Menlo" w:hAnsi="Menlo" w:cs="Menlo"/>
          <w:color w:val="000000"/>
          <w:sz w:val="15"/>
          <w:szCs w:val="15"/>
          <w:lang w:val="en-US"/>
        </w:rPr>
        <w:t>)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br/>
        <w:t xml:space="preserve">        </w:t>
      </w:r>
      <w:r w:rsidRPr="00007ABF">
        <w:rPr>
          <w:rFonts w:ascii="Menlo" w:hAnsi="Menlo" w:cs="Menlo"/>
          <w:b/>
          <w:bCs/>
          <w:color w:val="000080"/>
          <w:sz w:val="15"/>
          <w:szCs w:val="15"/>
          <w:lang w:val="en-US"/>
        </w:rPr>
        <w:t xml:space="preserve">return </w:t>
      </w:r>
      <w:r w:rsidRPr="00007ABF">
        <w:rPr>
          <w:rFonts w:ascii="Menlo" w:hAnsi="Menlo" w:cs="Menlo"/>
          <w:color w:val="000000"/>
          <w:sz w:val="15"/>
          <w:szCs w:val="15"/>
          <w:lang w:val="en-US"/>
        </w:rPr>
        <w:t>model</w:t>
      </w:r>
    </w:p>
    <w:p w:rsidR="00271E3F" w:rsidRPr="00007ABF" w:rsidRDefault="00271E3F" w:rsidP="00007ABF">
      <w:pPr>
        <w:jc w:val="both"/>
        <w:rPr>
          <w:sz w:val="15"/>
          <w:szCs w:val="15"/>
          <w:lang w:val="en-US"/>
        </w:rPr>
      </w:pPr>
    </w:p>
    <w:sectPr w:rsidR="00271E3F" w:rsidRPr="00007ABF" w:rsidSect="00271E3F">
      <w:footerReference w:type="even" r:id="rId22"/>
      <w:footerReference w:type="default" r:id="rId23"/>
      <w:pgSz w:w="11900" w:h="16840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61D54" w:rsidRDefault="00761D54" w:rsidP="00271E3F">
      <w:r>
        <w:separator/>
      </w:r>
    </w:p>
  </w:endnote>
  <w:endnote w:type="continuationSeparator" w:id="0">
    <w:p w:rsidR="00761D54" w:rsidRDefault="00761D54" w:rsidP="00271E3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e"/>
      </w:rPr>
      <w:id w:val="-1930112529"/>
      <w:docPartObj>
        <w:docPartGallery w:val="Page Numbers (Bottom of Page)"/>
        <w:docPartUnique/>
      </w:docPartObj>
    </w:sdtPr>
    <w:sdtEndPr>
      <w:rPr>
        <w:rStyle w:val="ae"/>
      </w:rPr>
    </w:sdtEndPr>
    <w:sdtContent>
      <w:p w:rsidR="0079057F" w:rsidRDefault="0079057F" w:rsidP="0079057F">
        <w:pPr>
          <w:pStyle w:val="ac"/>
          <w:framePr w:wrap="none" w:vAnchor="text" w:hAnchor="margin" w:xAlign="right" w:y="1"/>
          <w:rPr>
            <w:rStyle w:val="ae"/>
          </w:rPr>
        </w:pPr>
        <w:r>
          <w:rPr>
            <w:rStyle w:val="ae"/>
          </w:rPr>
          <w:fldChar w:fldCharType="begin"/>
        </w:r>
        <w:r>
          <w:rPr>
            <w:rStyle w:val="ae"/>
          </w:rPr>
          <w:instrText xml:space="preserve"> PAGE </w:instrText>
        </w:r>
        <w:r>
          <w:rPr>
            <w:rStyle w:val="ae"/>
          </w:rPr>
          <w:fldChar w:fldCharType="end"/>
        </w:r>
      </w:p>
    </w:sdtContent>
  </w:sdt>
  <w:p w:rsidR="0079057F" w:rsidRDefault="0079057F" w:rsidP="00271E3F">
    <w:pPr>
      <w:pStyle w:val="ac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e"/>
      </w:rPr>
      <w:id w:val="822701738"/>
      <w:docPartObj>
        <w:docPartGallery w:val="Page Numbers (Bottom of Page)"/>
        <w:docPartUnique/>
      </w:docPartObj>
    </w:sdtPr>
    <w:sdtEndPr>
      <w:rPr>
        <w:rStyle w:val="ae"/>
      </w:rPr>
    </w:sdtEndPr>
    <w:sdtContent>
      <w:p w:rsidR="0079057F" w:rsidRDefault="0079057F" w:rsidP="0079057F">
        <w:pPr>
          <w:pStyle w:val="ac"/>
          <w:framePr w:wrap="none" w:vAnchor="text" w:hAnchor="margin" w:xAlign="right" w:y="1"/>
          <w:rPr>
            <w:rStyle w:val="ae"/>
          </w:rPr>
        </w:pPr>
        <w:r>
          <w:rPr>
            <w:rStyle w:val="ae"/>
          </w:rPr>
          <w:fldChar w:fldCharType="begin"/>
        </w:r>
        <w:r>
          <w:rPr>
            <w:rStyle w:val="ae"/>
          </w:rPr>
          <w:instrText xml:space="preserve"> PAGE </w:instrText>
        </w:r>
        <w:r>
          <w:rPr>
            <w:rStyle w:val="ae"/>
          </w:rPr>
          <w:fldChar w:fldCharType="separate"/>
        </w:r>
        <w:r>
          <w:rPr>
            <w:rStyle w:val="ae"/>
            <w:noProof/>
          </w:rPr>
          <w:t>14</w:t>
        </w:r>
        <w:r>
          <w:rPr>
            <w:rStyle w:val="ae"/>
          </w:rPr>
          <w:fldChar w:fldCharType="end"/>
        </w:r>
      </w:p>
    </w:sdtContent>
  </w:sdt>
  <w:p w:rsidR="0079057F" w:rsidRPr="00271E3F" w:rsidRDefault="0079057F" w:rsidP="00271E3F">
    <w:pPr>
      <w:pStyle w:val="ac"/>
      <w:tabs>
        <w:tab w:val="clear" w:pos="4677"/>
        <w:tab w:val="clear" w:pos="9355"/>
      </w:tabs>
      <w:ind w:right="360"/>
      <w:jc w:val="right"/>
      <w:rPr>
        <w:caps/>
      </w:rPr>
    </w:pPr>
  </w:p>
  <w:p w:rsidR="0079057F" w:rsidRDefault="0079057F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61D54" w:rsidRDefault="00761D54" w:rsidP="00271E3F">
      <w:r>
        <w:separator/>
      </w:r>
    </w:p>
  </w:footnote>
  <w:footnote w:type="continuationSeparator" w:id="0">
    <w:p w:rsidR="00761D54" w:rsidRDefault="00761D54" w:rsidP="00271E3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8895522"/>
    <w:multiLevelType w:val="hybridMultilevel"/>
    <w:tmpl w:val="F288EEF8"/>
    <w:lvl w:ilvl="0" w:tplc="89BA0714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zimin.yuri22@gmail.com">
    <w15:presenceInfo w15:providerId="Windows Live" w15:userId="640be1ebdc8e5576"/>
  </w15:person>
  <w15:person w15:author="Igor N. Belyh">
    <w15:presenceInfo w15:providerId="None" w15:userId="Igor N. Belyh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3"/>
  <w:doNotDisplayPageBoundaries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3DA7"/>
    <w:rsid w:val="00007ABF"/>
    <w:rsid w:val="000672EA"/>
    <w:rsid w:val="00097703"/>
    <w:rsid w:val="000A187C"/>
    <w:rsid w:val="000A1F87"/>
    <w:rsid w:val="000B157B"/>
    <w:rsid w:val="000D7B8C"/>
    <w:rsid w:val="000F1A3A"/>
    <w:rsid w:val="00174345"/>
    <w:rsid w:val="00181634"/>
    <w:rsid w:val="002154F8"/>
    <w:rsid w:val="00247247"/>
    <w:rsid w:val="00271E3F"/>
    <w:rsid w:val="002A2918"/>
    <w:rsid w:val="002E205C"/>
    <w:rsid w:val="003552A7"/>
    <w:rsid w:val="004009C2"/>
    <w:rsid w:val="004A627B"/>
    <w:rsid w:val="005E2650"/>
    <w:rsid w:val="00653F01"/>
    <w:rsid w:val="00696BC5"/>
    <w:rsid w:val="006A1542"/>
    <w:rsid w:val="00713BF6"/>
    <w:rsid w:val="00732BB8"/>
    <w:rsid w:val="0073725F"/>
    <w:rsid w:val="00761D54"/>
    <w:rsid w:val="0079057F"/>
    <w:rsid w:val="007942E4"/>
    <w:rsid w:val="008313C3"/>
    <w:rsid w:val="008D417E"/>
    <w:rsid w:val="009473F7"/>
    <w:rsid w:val="009800ED"/>
    <w:rsid w:val="009B6157"/>
    <w:rsid w:val="00A63DA7"/>
    <w:rsid w:val="00AA0AE6"/>
    <w:rsid w:val="00C57070"/>
    <w:rsid w:val="00C60CA7"/>
    <w:rsid w:val="00CA1090"/>
    <w:rsid w:val="00CA1F0A"/>
    <w:rsid w:val="00D02DDC"/>
    <w:rsid w:val="00DC29DE"/>
    <w:rsid w:val="00E23FFC"/>
    <w:rsid w:val="00E46094"/>
    <w:rsid w:val="00E5211B"/>
    <w:rsid w:val="00E80F0E"/>
    <w:rsid w:val="00ED0916"/>
    <w:rsid w:val="00EF5DFA"/>
    <w:rsid w:val="00F81F82"/>
    <w:rsid w:val="00F84EB5"/>
    <w:rsid w:val="00F94D06"/>
    <w:rsid w:val="00F96C64"/>
    <w:rsid w:val="00FA053E"/>
    <w:rsid w:val="00FA13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C9E36EC"/>
  <w15:chartTrackingRefBased/>
  <w15:docId w15:val="{5B5BBCBF-9112-CA4B-AC54-3CFE2A0AEF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AA0AE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9770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0A187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94D06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AA0AE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AA0AE6"/>
    <w:pPr>
      <w:spacing w:before="480" w:line="276" w:lineRule="auto"/>
      <w:outlineLvl w:val="9"/>
    </w:pPr>
    <w:rPr>
      <w:b/>
      <w:bCs/>
      <w:sz w:val="28"/>
      <w:szCs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AA0AE6"/>
    <w:pPr>
      <w:spacing w:before="120"/>
    </w:pPr>
    <w:rPr>
      <w:rFonts w:cstheme="minorHAnsi"/>
      <w:b/>
      <w:bCs/>
      <w:i/>
      <w:iCs/>
    </w:rPr>
  </w:style>
  <w:style w:type="paragraph" w:styleId="21">
    <w:name w:val="toc 2"/>
    <w:basedOn w:val="a"/>
    <w:next w:val="a"/>
    <w:autoRedefine/>
    <w:uiPriority w:val="39"/>
    <w:unhideWhenUsed/>
    <w:rsid w:val="00AA0AE6"/>
    <w:pPr>
      <w:spacing w:before="120"/>
      <w:ind w:left="240"/>
    </w:pPr>
    <w:rPr>
      <w:rFonts w:cstheme="minorHAnsi"/>
      <w:b/>
      <w:bCs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AA0AE6"/>
    <w:pPr>
      <w:ind w:left="480"/>
    </w:pPr>
    <w:rPr>
      <w:rFonts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AA0AE6"/>
    <w:pPr>
      <w:ind w:left="720"/>
    </w:pPr>
    <w:rPr>
      <w:rFonts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AA0AE6"/>
    <w:pPr>
      <w:ind w:left="960"/>
    </w:pPr>
    <w:rPr>
      <w:rFonts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AA0AE6"/>
    <w:pPr>
      <w:ind w:left="1200"/>
    </w:pPr>
    <w:rPr>
      <w:rFonts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AA0AE6"/>
    <w:pPr>
      <w:ind w:left="1440"/>
    </w:pPr>
    <w:rPr>
      <w:rFonts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AA0AE6"/>
    <w:pPr>
      <w:ind w:left="1680"/>
    </w:pPr>
    <w:rPr>
      <w:rFonts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AA0AE6"/>
    <w:pPr>
      <w:ind w:left="1920"/>
    </w:pPr>
    <w:rPr>
      <w:rFonts w:cstheme="minorHAnsi"/>
      <w:sz w:val="20"/>
      <w:szCs w:val="20"/>
    </w:rPr>
  </w:style>
  <w:style w:type="paragraph" w:styleId="a5">
    <w:name w:val="Title"/>
    <w:basedOn w:val="a"/>
    <w:next w:val="a"/>
    <w:link w:val="a6"/>
    <w:uiPriority w:val="10"/>
    <w:qFormat/>
    <w:rsid w:val="00174345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6">
    <w:name w:val="Заголовок Знак"/>
    <w:basedOn w:val="a0"/>
    <w:link w:val="a5"/>
    <w:uiPriority w:val="10"/>
    <w:rsid w:val="0017434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a7">
    <w:name w:val="Hyperlink"/>
    <w:basedOn w:val="a0"/>
    <w:uiPriority w:val="99"/>
    <w:unhideWhenUsed/>
    <w:rsid w:val="00174345"/>
    <w:rPr>
      <w:color w:val="0563C1" w:themeColor="hyperlink"/>
      <w:u w:val="single"/>
    </w:rPr>
  </w:style>
  <w:style w:type="character" w:styleId="a8">
    <w:name w:val="Placeholder Text"/>
    <w:basedOn w:val="a0"/>
    <w:uiPriority w:val="99"/>
    <w:semiHidden/>
    <w:rsid w:val="00181634"/>
    <w:rPr>
      <w:color w:val="808080"/>
    </w:rPr>
  </w:style>
  <w:style w:type="table" w:styleId="a9">
    <w:name w:val="Table Grid"/>
    <w:basedOn w:val="a1"/>
    <w:uiPriority w:val="39"/>
    <w:rsid w:val="00D02DD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rsid w:val="0009770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0A187C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aa">
    <w:name w:val="header"/>
    <w:basedOn w:val="a"/>
    <w:link w:val="ab"/>
    <w:uiPriority w:val="99"/>
    <w:unhideWhenUsed/>
    <w:rsid w:val="00271E3F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0"/>
    <w:link w:val="aa"/>
    <w:uiPriority w:val="99"/>
    <w:rsid w:val="00271E3F"/>
  </w:style>
  <w:style w:type="paragraph" w:styleId="ac">
    <w:name w:val="footer"/>
    <w:basedOn w:val="a"/>
    <w:link w:val="ad"/>
    <w:uiPriority w:val="99"/>
    <w:unhideWhenUsed/>
    <w:rsid w:val="00271E3F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0"/>
    <w:link w:val="ac"/>
    <w:uiPriority w:val="99"/>
    <w:rsid w:val="00271E3F"/>
  </w:style>
  <w:style w:type="character" w:styleId="ae">
    <w:name w:val="page number"/>
    <w:basedOn w:val="a0"/>
    <w:uiPriority w:val="99"/>
    <w:semiHidden/>
    <w:unhideWhenUsed/>
    <w:rsid w:val="00271E3F"/>
  </w:style>
  <w:style w:type="paragraph" w:styleId="HTML">
    <w:name w:val="HTML Preformatted"/>
    <w:basedOn w:val="a"/>
    <w:link w:val="HTML0"/>
    <w:uiPriority w:val="99"/>
    <w:semiHidden/>
    <w:unhideWhenUsed/>
    <w:rsid w:val="00271E3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271E3F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msonormal0">
    <w:name w:val="msonormal"/>
    <w:basedOn w:val="a"/>
    <w:rsid w:val="00271E3F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  <w:style w:type="paragraph" w:styleId="af">
    <w:name w:val="Balloon Text"/>
    <w:basedOn w:val="a"/>
    <w:link w:val="af0"/>
    <w:uiPriority w:val="99"/>
    <w:semiHidden/>
    <w:unhideWhenUsed/>
    <w:rsid w:val="0079057F"/>
    <w:rPr>
      <w:rFonts w:ascii="Times New Roman" w:hAnsi="Times New Roman" w:cs="Times New Roman"/>
      <w:sz w:val="18"/>
      <w:szCs w:val="18"/>
    </w:rPr>
  </w:style>
  <w:style w:type="character" w:customStyle="1" w:styleId="af0">
    <w:name w:val="Текст выноски Знак"/>
    <w:basedOn w:val="a0"/>
    <w:link w:val="af"/>
    <w:uiPriority w:val="99"/>
    <w:semiHidden/>
    <w:rsid w:val="0079057F"/>
    <w:rPr>
      <w:rFonts w:ascii="Times New Roman" w:hAnsi="Times New Roman" w:cs="Times New Roman"/>
      <w:sz w:val="18"/>
      <w:szCs w:val="18"/>
    </w:rPr>
  </w:style>
  <w:style w:type="paragraph" w:styleId="af1">
    <w:name w:val="Revision"/>
    <w:hidden/>
    <w:uiPriority w:val="99"/>
    <w:semiHidden/>
    <w:rsid w:val="00007AB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657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5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86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63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58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24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69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0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19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81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04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55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01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microsoft.com/office/2011/relationships/people" Target="peop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534BF21-F814-E74A-969F-41E316B36F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21</Pages>
  <Words>3544</Words>
  <Characters>20204</Characters>
  <Application>Microsoft Office Word</Application>
  <DocSecurity>0</DocSecurity>
  <Lines>168</Lines>
  <Paragraphs>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zimin.yuri22@gmail.com</dc:creator>
  <cp:keywords/>
  <dc:description/>
  <cp:lastModifiedBy>zimin.yuri22@gmail.com</cp:lastModifiedBy>
  <cp:revision>3</cp:revision>
  <cp:lastPrinted>2019-12-18T10:46:00Z</cp:lastPrinted>
  <dcterms:created xsi:type="dcterms:W3CDTF">2019-12-18T10:46:00Z</dcterms:created>
  <dcterms:modified xsi:type="dcterms:W3CDTF">2019-12-18T10:46:00Z</dcterms:modified>
</cp:coreProperties>
</file>